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27F7C" w14:textId="0DB83D9F" w:rsidR="00EA029F" w:rsidRPr="00137825" w:rsidRDefault="00B34FE9" w:rsidP="00712B0B">
      <w:pPr>
        <w:pStyle w:val="Title"/>
        <w:rPr>
          <w:rFonts w:cs="Times New Roman"/>
        </w:rPr>
      </w:pPr>
      <w:r w:rsidRPr="00137825">
        <w:rPr>
          <w:rFonts w:cs="Times New Roman"/>
        </w:rPr>
        <w:t>Independent Analysis Project: Do Political Participations lead to Better Economic Governance?</w:t>
      </w:r>
    </w:p>
    <w:p w14:paraId="524F7CA5" w14:textId="2BA77353" w:rsidR="00DE4EED" w:rsidRPr="00137825" w:rsidRDefault="00B2120C" w:rsidP="00712B0B">
      <w:pPr>
        <w:jc w:val="center"/>
      </w:pPr>
      <w:proofErr w:type="spellStart"/>
      <w:r w:rsidRPr="00137825">
        <w:t>Guanhao</w:t>
      </w:r>
      <w:proofErr w:type="spellEnd"/>
      <w:r w:rsidRPr="00137825">
        <w:t xml:space="preserve"> Hu</w:t>
      </w:r>
      <w:r w:rsidR="00367B00" w:rsidRPr="00137825">
        <w:t xml:space="preserve">, </w:t>
      </w:r>
      <w:r w:rsidRPr="00137825">
        <w:t>A59018843</w:t>
      </w:r>
    </w:p>
    <w:p w14:paraId="63D5BD45" w14:textId="77777777" w:rsidR="00C323CF" w:rsidRPr="00137825" w:rsidRDefault="00C323CF" w:rsidP="00712B0B"/>
    <w:p w14:paraId="15F10CA3" w14:textId="67180FA3" w:rsidR="00C323CF" w:rsidRPr="00137825" w:rsidRDefault="00C323CF" w:rsidP="00712B0B">
      <w:pPr>
        <w:pStyle w:val="Heading1"/>
        <w:rPr>
          <w:rFonts w:cs="Times New Roman"/>
        </w:rPr>
      </w:pPr>
      <w:r w:rsidRPr="00137825">
        <w:rPr>
          <w:rFonts w:cs="Times New Roman"/>
        </w:rPr>
        <w:t>Introduction</w:t>
      </w:r>
    </w:p>
    <w:p w14:paraId="07B15327" w14:textId="6335C294" w:rsidR="00FD2020" w:rsidRPr="00137825" w:rsidRDefault="00FD2020" w:rsidP="00701CF1">
      <w:pPr>
        <w:jc w:val="both"/>
      </w:pPr>
      <w:proofErr w:type="gramStart"/>
      <w:r w:rsidRPr="00137825">
        <w:t>Generally speaking, people</w:t>
      </w:r>
      <w:proofErr w:type="gramEnd"/>
      <w:r w:rsidRPr="00137825">
        <w:t xml:space="preserve"> </w:t>
      </w:r>
      <w:r w:rsidR="00FF28A0" w:rsidRPr="00137825">
        <w:t xml:space="preserve">can </w:t>
      </w:r>
      <w:r w:rsidRPr="00137825">
        <w:t>get involved in political institutions</w:t>
      </w:r>
      <w:r w:rsidR="00BE09AF" w:rsidRPr="00137825">
        <w:t xml:space="preserve"> and make their voices </w:t>
      </w:r>
      <w:del w:id="0" w:author="Katy Norris" w:date="2023-04-06T14:56:00Z">
        <w:r w:rsidR="00BE09AF" w:rsidRPr="00137825" w:rsidDel="00DF128D">
          <w:delText xml:space="preserve">to be </w:delText>
        </w:r>
      </w:del>
      <w:r w:rsidR="00BE09AF" w:rsidRPr="00137825">
        <w:t xml:space="preserve">heard </w:t>
      </w:r>
      <w:del w:id="1" w:author="Katy Norris" w:date="2023-04-06T14:56:00Z">
        <w:r w:rsidR="00BE09AF" w:rsidRPr="00137825" w:rsidDel="00DF128D">
          <w:delText xml:space="preserve">and reflected </w:delText>
        </w:r>
      </w:del>
      <w:r w:rsidR="00BE09AF" w:rsidRPr="00137825">
        <w:t>in governance</w:t>
      </w:r>
      <w:r w:rsidRPr="00137825">
        <w:t xml:space="preserve"> through political participation such as </w:t>
      </w:r>
      <w:r w:rsidR="00491E15" w:rsidRPr="00137825">
        <w:t xml:space="preserve">voting, protesting, </w:t>
      </w:r>
      <w:ins w:id="2" w:author="Katy Norris" w:date="2023-04-06T14:56:00Z">
        <w:r w:rsidR="00DF128D">
          <w:t xml:space="preserve">and </w:t>
        </w:r>
      </w:ins>
      <w:r w:rsidR="00491E15" w:rsidRPr="00137825">
        <w:t>social movements</w:t>
      </w:r>
      <w:del w:id="3" w:author="Katy Norris" w:date="2023-04-06T14:56:00Z">
        <w:r w:rsidR="00491E15" w:rsidRPr="00137825" w:rsidDel="00DF128D">
          <w:delText xml:space="preserve"> and etc</w:delText>
        </w:r>
      </w:del>
      <w:r w:rsidR="00491E15" w:rsidRPr="00137825">
        <w:t>.</w:t>
      </w:r>
      <w:r w:rsidR="00FF28A0" w:rsidRPr="00137825">
        <w:t xml:space="preserve"> When</w:t>
      </w:r>
      <w:ins w:id="4" w:author="Katy Norris" w:date="2023-04-06T14:56:00Z">
        <w:r w:rsidR="00DF128D">
          <w:t xml:space="preserve"> the</w:t>
        </w:r>
      </w:ins>
      <w:r w:rsidR="00FF28A0" w:rsidRPr="00137825">
        <w:t xml:space="preserve"> political or economic environment changes, groups of people who </w:t>
      </w:r>
      <w:del w:id="5" w:author="Katy Norris" w:date="2023-04-06T16:14:00Z">
        <w:r w:rsidR="00FF28A0" w:rsidRPr="00137825" w:rsidDel="00D633A3">
          <w:delText xml:space="preserve">feel </w:delText>
        </w:r>
      </w:del>
      <w:del w:id="6" w:author="Katy Norris" w:date="2023-04-06T14:56:00Z">
        <w:r w:rsidR="00FF28A0" w:rsidRPr="00137825" w:rsidDel="00DF128D">
          <w:delText>imperative to change harmful status quo against their interests</w:delText>
        </w:r>
      </w:del>
      <w:ins w:id="7" w:author="Katy Norris" w:date="2023-04-06T16:14:00Z">
        <w:r w:rsidR="00D633A3">
          <w:t>are impacted</w:t>
        </w:r>
      </w:ins>
      <w:r w:rsidR="00FF28A0" w:rsidRPr="00137825">
        <w:t xml:space="preserve"> will actively </w:t>
      </w:r>
      <w:del w:id="8" w:author="Katy Norris" w:date="2023-04-06T14:56:00Z">
        <w:r w:rsidR="00FF28A0" w:rsidRPr="00137825" w:rsidDel="00DF128D">
          <w:delText>engage in political participation</w:delText>
        </w:r>
      </w:del>
      <w:ins w:id="9" w:author="Katy Norris" w:date="2023-04-06T14:56:00Z">
        <w:r w:rsidR="00DF128D">
          <w:t>participate in polit</w:t>
        </w:r>
      </w:ins>
      <w:ins w:id="10" w:author="Katy Norris" w:date="2023-04-06T14:57:00Z">
        <w:r w:rsidR="00DF128D">
          <w:t>ics</w:t>
        </w:r>
      </w:ins>
      <w:r w:rsidR="00FF28A0" w:rsidRPr="00137825">
        <w:t xml:space="preserve"> </w:t>
      </w:r>
      <w:del w:id="11" w:author="Katy Norris" w:date="2023-04-06T14:57:00Z">
        <w:r w:rsidR="00FF28A0" w:rsidRPr="00137825" w:rsidDel="00DF128D">
          <w:delText xml:space="preserve">as means </w:delText>
        </w:r>
      </w:del>
      <w:r w:rsidR="00FF28A0" w:rsidRPr="00137825">
        <w:t xml:space="preserve">to </w:t>
      </w:r>
      <w:r w:rsidR="00564FD6" w:rsidRPr="00137825">
        <w:t xml:space="preserve">force </w:t>
      </w:r>
      <w:ins w:id="12" w:author="Katy Norris" w:date="2023-04-06T14:57:00Z">
        <w:r w:rsidR="00DF128D">
          <w:t xml:space="preserve">the </w:t>
        </w:r>
      </w:ins>
      <w:r w:rsidR="00FF28A0" w:rsidRPr="00137825">
        <w:t>government</w:t>
      </w:r>
      <w:r w:rsidR="00564FD6" w:rsidRPr="00137825">
        <w:t xml:space="preserve"> to</w:t>
      </w:r>
      <w:r w:rsidR="00FF28A0" w:rsidRPr="00137825">
        <w:t xml:space="preserve"> </w:t>
      </w:r>
      <w:del w:id="13" w:author="Katy Norris" w:date="2023-04-06T14:57:00Z">
        <w:r w:rsidR="00564FD6" w:rsidRPr="00137825" w:rsidDel="00DF128D">
          <w:delText>rewrite</w:delText>
        </w:r>
        <w:r w:rsidR="00FF28A0" w:rsidRPr="00137825" w:rsidDel="00DF128D">
          <w:delText xml:space="preserve"> </w:delText>
        </w:r>
        <w:r w:rsidR="00564FD6" w:rsidRPr="00137825" w:rsidDel="00DF128D">
          <w:delText xml:space="preserve">a </w:delText>
        </w:r>
        <w:r w:rsidR="00FF28A0" w:rsidRPr="00137825" w:rsidDel="00DF128D">
          <w:delText xml:space="preserve">better </w:delText>
        </w:r>
        <w:r w:rsidR="00564FD6" w:rsidRPr="00137825" w:rsidDel="00DF128D">
          <w:delText xml:space="preserve">policy </w:delText>
        </w:r>
        <w:r w:rsidR="00FF28A0" w:rsidRPr="00137825" w:rsidDel="00DF128D">
          <w:delText>for their benefits</w:delText>
        </w:r>
      </w:del>
      <w:ins w:id="14" w:author="Katy Norris" w:date="2023-04-06T14:57:00Z">
        <w:r w:rsidR="00DF128D">
          <w:t>improve policy</w:t>
        </w:r>
      </w:ins>
      <w:r w:rsidR="000079C5" w:rsidRPr="00137825">
        <w:t xml:space="preserve">. In Mexico, a political movement coalition of poor people arose to </w:t>
      </w:r>
      <w:del w:id="15" w:author="Katy Norris" w:date="2023-04-06T14:57:00Z">
        <w:r w:rsidR="000079C5" w:rsidRPr="00137825" w:rsidDel="00DF128D">
          <w:delText xml:space="preserve">request </w:delText>
        </w:r>
      </w:del>
      <w:ins w:id="16" w:author="Katy Norris" w:date="2023-04-06T14:57:00Z">
        <w:r w:rsidR="00DF128D">
          <w:t xml:space="preserve">demand </w:t>
        </w:r>
      </w:ins>
      <w:r w:rsidR="000079C5" w:rsidRPr="00137825">
        <w:t xml:space="preserve">democracy from </w:t>
      </w:r>
      <w:ins w:id="17" w:author="Katy Norris" w:date="2023-04-06T14:57:00Z">
        <w:r w:rsidR="00DF128D">
          <w:t xml:space="preserve">the </w:t>
        </w:r>
      </w:ins>
      <w:r w:rsidR="000079C5" w:rsidRPr="00137825">
        <w:t>Mexican government</w:t>
      </w:r>
      <w:ins w:id="18" w:author="Katy Norris" w:date="2023-04-06T15:01:00Z">
        <w:r w:rsidR="00096546">
          <w:t xml:space="preserve">, showing that political participation can lead to </w:t>
        </w:r>
      </w:ins>
      <w:ins w:id="19" w:author="Katy Norris" w:date="2023-04-06T16:14:00Z">
        <w:r w:rsidR="00D633A3">
          <w:t>improvements in the political environment</w:t>
        </w:r>
      </w:ins>
      <w:r w:rsidR="00E84D48" w:rsidRPr="00137825">
        <w:t xml:space="preserve"> (Rubin, 1997, pp. 210.)</w:t>
      </w:r>
      <w:r w:rsidR="00FF28A0" w:rsidRPr="00137825">
        <w:t xml:space="preserve">. </w:t>
      </w:r>
      <w:ins w:id="20" w:author="Katy Norris" w:date="2023-04-06T15:01:00Z">
        <w:r w:rsidR="00096546">
          <w:t>This paper aims to explore</w:t>
        </w:r>
      </w:ins>
      <w:ins w:id="21" w:author="Katy Norris" w:date="2023-04-06T15:02:00Z">
        <w:r w:rsidR="00096546">
          <w:t xml:space="preserve"> whether this relationship extends to economic concerns</w:t>
        </w:r>
      </w:ins>
      <w:del w:id="22" w:author="Katy Norris" w:date="2023-04-06T15:02:00Z">
        <w:r w:rsidR="00D32389" w:rsidRPr="00137825" w:rsidDel="00096546">
          <w:delText>In terms of economic policy spectrum, however, will it still be the case</w:delText>
        </w:r>
      </w:del>
      <w:r w:rsidR="00046F85" w:rsidRPr="00137825">
        <w:t xml:space="preserve">: </w:t>
      </w:r>
      <w:ins w:id="23" w:author="Katy Norris" w:date="2023-04-06T14:57:00Z">
        <w:r w:rsidR="00DF128D">
          <w:t xml:space="preserve">will a </w:t>
        </w:r>
      </w:ins>
      <w:r w:rsidR="00046F85" w:rsidRPr="00137825">
        <w:t>high level of political participation</w:t>
      </w:r>
      <w:ins w:id="24" w:author="Katy Norris" w:date="2023-04-06T14:57:00Z">
        <w:r w:rsidR="00DF128D">
          <w:t xml:space="preserve"> </w:t>
        </w:r>
      </w:ins>
      <w:ins w:id="25" w:author="Katy Norris" w:date="2023-04-06T16:15:00Z">
        <w:r w:rsidR="00D633A3">
          <w:t xml:space="preserve">around economic issues </w:t>
        </w:r>
      </w:ins>
      <w:del w:id="26" w:author="Katy Norris" w:date="2023-04-06T14:57:00Z">
        <w:r w:rsidR="00046F85" w:rsidRPr="00137825" w:rsidDel="00DF128D">
          <w:delText xml:space="preserve"> will </w:delText>
        </w:r>
      </w:del>
      <w:r w:rsidR="00046F85" w:rsidRPr="00137825">
        <w:t xml:space="preserve">force </w:t>
      </w:r>
      <w:ins w:id="27" w:author="Katy Norris" w:date="2023-04-06T14:57:00Z">
        <w:r w:rsidR="00DF128D">
          <w:t xml:space="preserve">the </w:t>
        </w:r>
      </w:ins>
      <w:r w:rsidR="00046F85" w:rsidRPr="00137825">
        <w:t xml:space="preserve">government to </w:t>
      </w:r>
      <w:del w:id="28" w:author="Katy Norris" w:date="2023-04-06T14:57:00Z">
        <w:r w:rsidR="00046F85" w:rsidRPr="00137825" w:rsidDel="00DF128D">
          <w:delText>come up with better</w:delText>
        </w:r>
      </w:del>
      <w:ins w:id="29" w:author="Katy Norris" w:date="2023-04-06T14:57:00Z">
        <w:r w:rsidR="00DF128D">
          <w:t>improve</w:t>
        </w:r>
      </w:ins>
      <w:r w:rsidR="00046F85" w:rsidRPr="00137825">
        <w:t xml:space="preserve"> economic governance</w:t>
      </w:r>
      <w:r w:rsidR="00D32389" w:rsidRPr="00137825">
        <w:t>?</w:t>
      </w:r>
      <w:r w:rsidR="00816BA0" w:rsidRPr="00137825">
        <w:t xml:space="preserve"> This research will discuss the relationship between levels of political participation and government expen</w:t>
      </w:r>
      <w:ins w:id="30" w:author="Katy Norris" w:date="2023-04-06T14:58:00Z">
        <w:r w:rsidR="00DF128D">
          <w:t>diture</w:t>
        </w:r>
      </w:ins>
      <w:del w:id="31" w:author="Katy Norris" w:date="2023-04-06T14:58:00Z">
        <w:r w:rsidR="00816BA0" w:rsidRPr="00137825" w:rsidDel="00DF128D">
          <w:delText>se</w:delText>
        </w:r>
      </w:del>
      <w:r w:rsidR="00816BA0" w:rsidRPr="00137825">
        <w:t xml:space="preserve"> as </w:t>
      </w:r>
      <w:ins w:id="32" w:author="Katy Norris" w:date="2023-04-06T14:58:00Z">
        <w:r w:rsidR="00DF128D">
          <w:t xml:space="preserve">an </w:t>
        </w:r>
      </w:ins>
      <w:r w:rsidR="00816BA0" w:rsidRPr="00137825">
        <w:t>outcome of economic governance among different countries</w:t>
      </w:r>
      <w:r w:rsidR="00DD7707" w:rsidRPr="00137825">
        <w:t xml:space="preserve"> with empirical analysis.</w:t>
      </w:r>
    </w:p>
    <w:p w14:paraId="51E1AA1C" w14:textId="77777777" w:rsidR="00C323CF" w:rsidRPr="00137825" w:rsidRDefault="00C323CF" w:rsidP="00712B0B"/>
    <w:p w14:paraId="2BE6340E" w14:textId="7CE53EAA" w:rsidR="00E94B53" w:rsidRPr="00137825" w:rsidRDefault="00C323CF" w:rsidP="00BF442F">
      <w:pPr>
        <w:pStyle w:val="Heading1"/>
        <w:rPr>
          <w:rFonts w:cs="Times New Roman"/>
        </w:rPr>
      </w:pPr>
      <w:r w:rsidRPr="00137825">
        <w:rPr>
          <w:rFonts w:cs="Times New Roman"/>
        </w:rPr>
        <w:t>Rese</w:t>
      </w:r>
      <w:r w:rsidR="00E94B53" w:rsidRPr="00137825">
        <w:rPr>
          <w:rFonts w:cs="Times New Roman"/>
        </w:rPr>
        <w:t>arch Design</w:t>
      </w:r>
    </w:p>
    <w:p w14:paraId="568D8CC2" w14:textId="08739514" w:rsidR="00393FFE" w:rsidRPr="00137825" w:rsidRDefault="00BF442F" w:rsidP="00701CF1">
      <w:pPr>
        <w:jc w:val="both"/>
      </w:pPr>
      <w:r w:rsidRPr="00137825">
        <w:t>In th</w:t>
      </w:r>
      <w:ins w:id="33" w:author="Katy Norris" w:date="2023-04-06T14:58:00Z">
        <w:r w:rsidR="00F3390B">
          <w:t>is</w:t>
        </w:r>
      </w:ins>
      <w:del w:id="34" w:author="Katy Norris" w:date="2023-04-06T14:58:00Z">
        <w:r w:rsidRPr="00137825" w:rsidDel="00F3390B">
          <w:delText>e</w:delText>
        </w:r>
      </w:del>
      <w:r w:rsidRPr="00137825">
        <w:t xml:space="preserve"> </w:t>
      </w:r>
      <w:r w:rsidR="00214DF5" w:rsidRPr="00137825">
        <w:t>paper, the</w:t>
      </w:r>
      <w:r w:rsidR="007629BC" w:rsidRPr="00137825">
        <w:t xml:space="preserve"> research model uses political participation </w:t>
      </w:r>
      <w:r w:rsidR="00843A27" w:rsidRPr="00137825">
        <w:t>as</w:t>
      </w:r>
      <w:r w:rsidR="007629BC" w:rsidRPr="00137825">
        <w:t xml:space="preserve"> the independent variable to explain its influence on economic governance.</w:t>
      </w:r>
      <w:r w:rsidR="00214DF5" w:rsidRPr="00137825">
        <w:t xml:space="preserve"> </w:t>
      </w:r>
      <w:ins w:id="35" w:author="Katy Norris" w:date="2023-04-06T14:59:00Z">
        <w:r w:rsidR="00F3390B">
          <w:t xml:space="preserve">I </w:t>
        </w:r>
      </w:ins>
      <w:del w:id="36" w:author="Katy Norris" w:date="2023-04-06T14:59:00Z">
        <w:r w:rsidR="00214DF5" w:rsidRPr="00137825" w:rsidDel="00F3390B">
          <w:delText xml:space="preserve">We are </w:delText>
        </w:r>
      </w:del>
      <w:r w:rsidR="00214DF5" w:rsidRPr="00137825">
        <w:t>us</w:t>
      </w:r>
      <w:ins w:id="37" w:author="Katy Norris" w:date="2023-04-06T14:59:00Z">
        <w:r w:rsidR="00F3390B">
          <w:t>e</w:t>
        </w:r>
      </w:ins>
      <w:del w:id="38" w:author="Katy Norris" w:date="2023-04-06T14:59:00Z">
        <w:r w:rsidR="00214DF5" w:rsidRPr="00137825" w:rsidDel="00F3390B">
          <w:delText>ing</w:delText>
        </w:r>
      </w:del>
      <w:r w:rsidR="00214DF5" w:rsidRPr="00137825">
        <w:t xml:space="preserve"> data from </w:t>
      </w:r>
      <w:ins w:id="39" w:author="Katy Norris" w:date="2023-04-06T14:59:00Z">
        <w:r w:rsidR="00F3390B">
          <w:t xml:space="preserve">the </w:t>
        </w:r>
      </w:ins>
      <w:r w:rsidR="00214DF5" w:rsidRPr="00137825">
        <w:t>2017-2021 World Value Survey</w:t>
      </w:r>
      <w:r w:rsidR="00843A27" w:rsidRPr="00137825">
        <w:t xml:space="preserve"> (WVS)</w:t>
      </w:r>
      <w:r w:rsidR="00214DF5" w:rsidRPr="00137825">
        <w:t xml:space="preserve"> Wave 7 questionnaire to measure </w:t>
      </w:r>
      <w:r w:rsidR="00843A27" w:rsidRPr="00137825">
        <w:t>political participation and data from</w:t>
      </w:r>
      <w:ins w:id="40" w:author="Katy Norris" w:date="2023-04-06T15:00:00Z">
        <w:r w:rsidR="00B726A2">
          <w:t xml:space="preserve"> the World Bank’s</w:t>
        </w:r>
      </w:ins>
      <w:r w:rsidR="00843A27" w:rsidRPr="00137825">
        <w:t xml:space="preserve"> World Development Indicators (WDI) </w:t>
      </w:r>
      <w:del w:id="41" w:author="Katy Norris" w:date="2023-04-06T15:00:00Z">
        <w:r w:rsidR="00843A27" w:rsidRPr="00137825" w:rsidDel="00B726A2">
          <w:delText xml:space="preserve">from the World Bank </w:delText>
        </w:r>
      </w:del>
      <w:r w:rsidR="00843A27" w:rsidRPr="00137825">
        <w:t>to measure economic governance.</w:t>
      </w:r>
      <w:r w:rsidR="000F22EC" w:rsidRPr="00137825">
        <w:t xml:space="preserve"> </w:t>
      </w:r>
    </w:p>
    <w:p w14:paraId="40EE3349" w14:textId="77777777" w:rsidR="00BF442F" w:rsidRPr="00137825" w:rsidRDefault="00BF442F" w:rsidP="00BF442F"/>
    <w:p w14:paraId="27A15236" w14:textId="07AE65F9" w:rsidR="00E23D4C" w:rsidRPr="00137825" w:rsidRDefault="00E94B53" w:rsidP="00CF1014">
      <w:pPr>
        <w:pStyle w:val="Heading2"/>
        <w:rPr>
          <w:rFonts w:cs="Times New Roman"/>
        </w:rPr>
      </w:pPr>
      <w:r w:rsidRPr="00137825">
        <w:rPr>
          <w:rFonts w:cs="Times New Roman"/>
        </w:rPr>
        <w:t>Research variables</w:t>
      </w:r>
    </w:p>
    <w:p w14:paraId="3E1DF4FF" w14:textId="615F3F50" w:rsidR="00E94B53" w:rsidRPr="00137825" w:rsidRDefault="00E94B53" w:rsidP="00712B0B">
      <w:pPr>
        <w:pStyle w:val="Heading3"/>
        <w:numPr>
          <w:ilvl w:val="0"/>
          <w:numId w:val="5"/>
        </w:numPr>
        <w:rPr>
          <w:rFonts w:cs="Times New Roman"/>
        </w:rPr>
      </w:pPr>
      <w:r w:rsidRPr="00137825">
        <w:rPr>
          <w:rFonts w:cs="Times New Roman"/>
        </w:rPr>
        <w:t>Dependent variable: economic governance</w:t>
      </w:r>
    </w:p>
    <w:p w14:paraId="7333DE9F" w14:textId="65ECBFE1" w:rsidR="001061E9" w:rsidRPr="00137825" w:rsidRDefault="00EC55F5" w:rsidP="00701CF1">
      <w:pPr>
        <w:jc w:val="both"/>
      </w:pPr>
      <w:r w:rsidRPr="00137825">
        <w:t>In this research</w:t>
      </w:r>
      <w:r w:rsidR="00712B0B" w:rsidRPr="00137825">
        <w:t>,</w:t>
      </w:r>
      <w:r w:rsidRPr="00137825">
        <w:t xml:space="preserve"> </w:t>
      </w:r>
      <w:ins w:id="42" w:author="Katy Norris" w:date="2023-04-06T14:59:00Z">
        <w:r w:rsidR="00F3390B">
          <w:t>I</w:t>
        </w:r>
      </w:ins>
      <w:del w:id="43" w:author="Katy Norris" w:date="2023-04-06T14:59:00Z">
        <w:r w:rsidRPr="00137825" w:rsidDel="00F3390B">
          <w:delText>we</w:delText>
        </w:r>
      </w:del>
      <w:r w:rsidR="000736BD" w:rsidRPr="00137825">
        <w:t xml:space="preserve"> measure economic governance by</w:t>
      </w:r>
      <w:r w:rsidRPr="00137825">
        <w:t xml:space="preserve"> us</w:t>
      </w:r>
      <w:r w:rsidR="000736BD" w:rsidRPr="00137825">
        <w:t>ing</w:t>
      </w:r>
      <w:r w:rsidRPr="00137825">
        <w:t xml:space="preserve"> government</w:t>
      </w:r>
      <w:del w:id="44" w:author="Katy Norris" w:date="2023-04-06T15:02:00Z">
        <w:r w:rsidRPr="00137825" w:rsidDel="003D2E4C">
          <w:delText>’s</w:delText>
        </w:r>
      </w:del>
      <w:r w:rsidRPr="00137825">
        <w:t xml:space="preserve"> </w:t>
      </w:r>
      <w:r w:rsidR="004A79B0" w:rsidRPr="00137825">
        <w:t>expen</w:t>
      </w:r>
      <w:ins w:id="45" w:author="Katy Norris" w:date="2023-04-06T14:59:00Z">
        <w:r w:rsidR="00F3390B">
          <w:t>diture</w:t>
        </w:r>
      </w:ins>
      <w:del w:id="46" w:author="Katy Norris" w:date="2023-04-06T14:59:00Z">
        <w:r w:rsidR="004A79B0" w:rsidRPr="00137825" w:rsidDel="00F3390B">
          <w:delText>se</w:delText>
        </w:r>
      </w:del>
      <w:r w:rsidR="004A79B0" w:rsidRPr="00137825">
        <w:t xml:space="preserve"> on providing goods and services</w:t>
      </w:r>
      <w:r w:rsidR="0051129E" w:rsidRPr="00137825">
        <w:t xml:space="preserve"> to people.</w:t>
      </w:r>
      <w:r w:rsidR="00C51269" w:rsidRPr="00137825">
        <w:t xml:space="preserve"> </w:t>
      </w:r>
      <w:r w:rsidR="00C33FDC" w:rsidRPr="00137825">
        <w:t xml:space="preserve">It is </w:t>
      </w:r>
      <w:commentRangeStart w:id="47"/>
      <w:r w:rsidR="00C33FDC" w:rsidRPr="00137825">
        <w:t>direct</w:t>
      </w:r>
      <w:commentRangeEnd w:id="47"/>
      <w:r w:rsidR="005175BF">
        <w:rPr>
          <w:rStyle w:val="CommentReference"/>
        </w:rPr>
        <w:commentReference w:id="47"/>
      </w:r>
      <w:r w:rsidR="00C33FDC" w:rsidRPr="00137825">
        <w:t xml:space="preserve"> for people to distinguish a good or bad economic and social policy</w:t>
      </w:r>
      <w:r w:rsidR="008D1DD4" w:rsidRPr="00137825">
        <w:t xml:space="preserve"> based on their receiving of benefits and aids from government</w:t>
      </w:r>
      <w:r w:rsidR="00C33FDC" w:rsidRPr="00137825">
        <w:t>, which</w:t>
      </w:r>
      <w:r w:rsidR="007D2998" w:rsidRPr="00137825">
        <w:t xml:space="preserve"> directly</w:t>
      </w:r>
      <w:r w:rsidR="00C33FDC" w:rsidRPr="00137825">
        <w:t xml:space="preserve"> reflects the efficacy of economic governance.</w:t>
      </w:r>
      <w:r w:rsidR="007B2BCA" w:rsidRPr="00137825">
        <w:t xml:space="preserve"> Since the WVS are conducted from 2017 to 2021, </w:t>
      </w:r>
      <w:r w:rsidR="008B22BD" w:rsidRPr="00137825">
        <w:t>the research calculated average government</w:t>
      </w:r>
      <w:del w:id="48" w:author="Katy Norris" w:date="2023-04-06T15:05:00Z">
        <w:r w:rsidR="008B22BD" w:rsidRPr="00137825" w:rsidDel="00607BD0">
          <w:delText>’s</w:delText>
        </w:r>
      </w:del>
      <w:r w:rsidR="008B22BD" w:rsidRPr="00137825">
        <w:t xml:space="preserve"> expen</w:t>
      </w:r>
      <w:ins w:id="49" w:author="Katy Norris" w:date="2023-04-06T15:05:00Z">
        <w:r w:rsidR="00607BD0">
          <w:t>diture</w:t>
        </w:r>
      </w:ins>
      <w:del w:id="50" w:author="Katy Norris" w:date="2023-04-06T15:05:00Z">
        <w:r w:rsidR="008B22BD" w:rsidRPr="00137825" w:rsidDel="00607BD0">
          <w:delText>se</w:delText>
        </w:r>
      </w:del>
      <w:r w:rsidR="008B22BD" w:rsidRPr="00137825">
        <w:t xml:space="preserve"> as </w:t>
      </w:r>
      <w:ins w:id="51" w:author="Katy Norris" w:date="2023-04-06T15:05:00Z">
        <w:r w:rsidR="00607BD0">
          <w:t>a</w:t>
        </w:r>
      </w:ins>
      <w:del w:id="52" w:author="Katy Norris" w:date="2023-04-06T15:05:00Z">
        <w:r w:rsidR="008B22BD" w:rsidRPr="00137825" w:rsidDel="00607BD0">
          <w:delText>in</w:delText>
        </w:r>
      </w:del>
      <w:r w:rsidR="008B22BD" w:rsidRPr="00137825">
        <w:t xml:space="preserve"> percentage of GDP from the same period among different countries as the indicator for economic governance. </w:t>
      </w:r>
      <w:r w:rsidR="006D3341" w:rsidRPr="00137825">
        <w:t xml:space="preserve">By taking </w:t>
      </w:r>
      <w:ins w:id="53" w:author="Katy Norris" w:date="2023-04-06T15:05:00Z">
        <w:r w:rsidR="00607BD0">
          <w:t xml:space="preserve">the </w:t>
        </w:r>
      </w:ins>
      <w:r w:rsidR="006D3341" w:rsidRPr="00137825">
        <w:t>mean of expen</w:t>
      </w:r>
      <w:ins w:id="54" w:author="Katy Norris" w:date="2023-04-06T15:05:00Z">
        <w:r w:rsidR="00607BD0">
          <w:t>diture</w:t>
        </w:r>
      </w:ins>
      <w:del w:id="55" w:author="Katy Norris" w:date="2023-04-06T15:05:00Z">
        <w:r w:rsidR="006D3341" w:rsidRPr="00137825" w:rsidDel="00607BD0">
          <w:delText>se</w:delText>
        </w:r>
      </w:del>
      <w:r w:rsidR="006D3341" w:rsidRPr="00137825">
        <w:t xml:space="preserve">, we can preserve </w:t>
      </w:r>
      <w:del w:id="56" w:author="Katy Norris" w:date="2023-04-06T15:05:00Z">
        <w:r w:rsidR="006D3341" w:rsidRPr="00137825" w:rsidDel="00607BD0">
          <w:delText>countries as many as possible</w:delText>
        </w:r>
      </w:del>
      <w:ins w:id="57" w:author="Katy Norris" w:date="2023-04-06T15:05:00Z">
        <w:r w:rsidR="00607BD0">
          <w:t>the largest sample size possible</w:t>
        </w:r>
      </w:ins>
      <w:r w:rsidR="00FE0A0D" w:rsidRPr="00137825">
        <w:t xml:space="preserve"> i</w:t>
      </w:r>
      <w:ins w:id="58" w:author="Katy Norris" w:date="2023-04-06T15:05:00Z">
        <w:r w:rsidR="00607BD0">
          <w:t>n case</w:t>
        </w:r>
      </w:ins>
      <w:del w:id="59" w:author="Katy Norris" w:date="2023-04-06T15:05:00Z">
        <w:r w:rsidR="00FE0A0D" w:rsidRPr="00137825" w:rsidDel="00607BD0">
          <w:delText>f</w:delText>
        </w:r>
      </w:del>
      <w:r w:rsidR="00FE0A0D" w:rsidRPr="00137825">
        <w:t xml:space="preserve"> some </w:t>
      </w:r>
      <w:del w:id="60" w:author="Katy Norris" w:date="2023-04-06T15:05:00Z">
        <w:r w:rsidR="00FE0A0D" w:rsidRPr="00137825" w:rsidDel="00607BD0">
          <w:delText xml:space="preserve">of the </w:delText>
        </w:r>
      </w:del>
      <w:r w:rsidR="00FE0A0D" w:rsidRPr="00137825">
        <w:t>countries</w:t>
      </w:r>
      <w:r w:rsidR="00AC0140" w:rsidRPr="00137825">
        <w:t xml:space="preserve"> only</w:t>
      </w:r>
      <w:r w:rsidR="00FE0A0D" w:rsidRPr="00137825">
        <w:t xml:space="preserve"> have partial data between 2017 to 2021.</w:t>
      </w:r>
      <w:r w:rsidR="006D3341" w:rsidRPr="00137825">
        <w:t xml:space="preserve"> </w:t>
      </w:r>
    </w:p>
    <w:p w14:paraId="4473D974" w14:textId="77777777" w:rsidR="00E94B53" w:rsidRPr="00137825" w:rsidRDefault="00E94B53" w:rsidP="00712B0B"/>
    <w:p w14:paraId="668B761A" w14:textId="653488EE" w:rsidR="00F13AC0" w:rsidRPr="00137825" w:rsidRDefault="00E94B53" w:rsidP="008D1DD4">
      <w:pPr>
        <w:pStyle w:val="Heading3"/>
        <w:numPr>
          <w:ilvl w:val="0"/>
          <w:numId w:val="5"/>
        </w:numPr>
        <w:rPr>
          <w:rFonts w:cs="Times New Roman"/>
        </w:rPr>
      </w:pPr>
      <w:r w:rsidRPr="00137825">
        <w:rPr>
          <w:rFonts w:cs="Times New Roman"/>
        </w:rPr>
        <w:t xml:space="preserve">Independent variable 1: </w:t>
      </w:r>
      <w:r w:rsidR="00471379" w:rsidRPr="00137825">
        <w:rPr>
          <w:rFonts w:cs="Times New Roman"/>
        </w:rPr>
        <w:t>social</w:t>
      </w:r>
      <w:r w:rsidRPr="00137825">
        <w:rPr>
          <w:rFonts w:cs="Times New Roman"/>
        </w:rPr>
        <w:t xml:space="preserve"> </w:t>
      </w:r>
      <w:r w:rsidR="00471379" w:rsidRPr="00137825">
        <w:rPr>
          <w:rFonts w:cs="Times New Roman"/>
        </w:rPr>
        <w:t>movement</w:t>
      </w:r>
      <w:r w:rsidRPr="00137825">
        <w:rPr>
          <w:rFonts w:cs="Times New Roman"/>
        </w:rPr>
        <w:t>s</w:t>
      </w:r>
    </w:p>
    <w:p w14:paraId="2F52F668" w14:textId="17C4C30B" w:rsidR="00950618" w:rsidRPr="00137825" w:rsidRDefault="00F13AC0" w:rsidP="00701CF1">
      <w:pPr>
        <w:jc w:val="both"/>
      </w:pPr>
      <w:r w:rsidRPr="00137825">
        <w:t xml:space="preserve">Regarding political participation, the research will use two main </w:t>
      </w:r>
      <w:r w:rsidR="008A18D2" w:rsidRPr="00137825">
        <w:t>components</w:t>
      </w:r>
      <w:r w:rsidR="00693FB8" w:rsidRPr="00137825">
        <w:t xml:space="preserve"> of political participation</w:t>
      </w:r>
      <w:r w:rsidRPr="00137825">
        <w:t>: social movement</w:t>
      </w:r>
      <w:ins w:id="61" w:author="Katy Norris" w:date="2023-04-06T15:06:00Z">
        <w:r w:rsidR="002605C0">
          <w:t>s</w:t>
        </w:r>
      </w:ins>
      <w:r w:rsidRPr="00137825">
        <w:t xml:space="preserve"> and political activism </w:t>
      </w:r>
      <w:del w:id="62" w:author="Katy Norris" w:date="2023-04-06T15:06:00Z">
        <w:r w:rsidRPr="00137825" w:rsidDel="002605C0">
          <w:delText>to measure</w:delText>
        </w:r>
      </w:del>
      <w:ins w:id="63" w:author="Katy Norris" w:date="2023-04-06T15:06:00Z">
        <w:r w:rsidR="002605C0">
          <w:t>as the</w:t>
        </w:r>
      </w:ins>
      <w:r w:rsidRPr="00137825">
        <w:t xml:space="preserve"> </w:t>
      </w:r>
      <w:r w:rsidR="00D207C1" w:rsidRPr="00137825">
        <w:t>independent variable</w:t>
      </w:r>
      <w:r w:rsidRPr="00137825">
        <w:t>.</w:t>
      </w:r>
      <w:r w:rsidR="00DF1F39" w:rsidRPr="00137825">
        <w:t xml:space="preserve"> </w:t>
      </w:r>
      <w:del w:id="64" w:author="Katy Norris" w:date="2023-04-06T15:07:00Z">
        <w:r w:rsidR="00A80950" w:rsidRPr="00137825" w:rsidDel="00287DDD">
          <w:delText xml:space="preserve">Through </w:delText>
        </w:r>
      </w:del>
      <w:ins w:id="65" w:author="Katy Norris" w:date="2023-04-06T15:07:00Z">
        <w:r w:rsidR="00287DDD">
          <w:t xml:space="preserve">By </w:t>
        </w:r>
      </w:ins>
      <w:r w:rsidR="00A80950" w:rsidRPr="00137825">
        <w:t xml:space="preserve">observing </w:t>
      </w:r>
      <w:del w:id="66" w:author="Katy Norris" w:date="2023-04-06T15:07:00Z">
        <w:r w:rsidR="00A80950" w:rsidRPr="00137825" w:rsidDel="00287DDD">
          <w:delText xml:space="preserve">at both different </w:delText>
        </w:r>
      </w:del>
      <w:r w:rsidR="00A80950" w:rsidRPr="00137825">
        <w:t xml:space="preserve">average intensity levels of social movements and political activism, we can </w:t>
      </w:r>
      <w:ins w:id="67" w:author="Katy Norris" w:date="2023-04-06T15:06:00Z">
        <w:r w:rsidR="002605C0">
          <w:t>understand the degree of political participatio</w:t>
        </w:r>
      </w:ins>
      <w:ins w:id="68" w:author="Katy Norris" w:date="2023-04-06T15:07:00Z">
        <w:r w:rsidR="002605C0">
          <w:t xml:space="preserve">n </w:t>
        </w:r>
      </w:ins>
      <w:del w:id="69" w:author="Katy Norris" w:date="2023-04-06T15:06:00Z">
        <w:r w:rsidR="00A80950" w:rsidRPr="00137825" w:rsidDel="002605C0">
          <w:delText xml:space="preserve">infer </w:delText>
        </w:r>
        <w:r w:rsidR="00297917" w:rsidRPr="00137825" w:rsidDel="002605C0">
          <w:delText xml:space="preserve">the situation </w:delText>
        </w:r>
      </w:del>
      <w:r w:rsidR="00297917" w:rsidRPr="00137825">
        <w:t>in a country</w:t>
      </w:r>
      <w:ins w:id="70" w:author="Katy Norris" w:date="2023-04-06T15:07:00Z">
        <w:r w:rsidR="002605C0">
          <w:t>.</w:t>
        </w:r>
      </w:ins>
      <w:del w:id="71" w:author="Katy Norris" w:date="2023-04-06T15:07:00Z">
        <w:r w:rsidR="00297917" w:rsidRPr="00137825" w:rsidDel="002605C0">
          <w:delText xml:space="preserve"> that at what level the political participation is.</w:delText>
        </w:r>
      </w:del>
    </w:p>
    <w:p w14:paraId="4BABF8A4" w14:textId="77777777" w:rsidR="00950618" w:rsidRPr="00137825" w:rsidRDefault="00950618" w:rsidP="008D1DD4"/>
    <w:p w14:paraId="192EF32A" w14:textId="05BEBA71" w:rsidR="006D3183" w:rsidRPr="00137825" w:rsidDel="00436EFE" w:rsidRDefault="00CF3207" w:rsidP="00701CF1">
      <w:pPr>
        <w:jc w:val="both"/>
        <w:rPr>
          <w:del w:id="72" w:author="Katy Norris" w:date="2023-04-06T15:08:00Z"/>
        </w:rPr>
      </w:pPr>
      <w:del w:id="73" w:author="Katy Norris" w:date="2023-04-06T15:08:00Z">
        <w:r w:rsidRPr="00137825" w:rsidDel="00436EFE">
          <w:delText xml:space="preserve">Since </w:delText>
        </w:r>
        <w:r w:rsidR="008D1DD4" w:rsidRPr="00137825" w:rsidDel="00436EFE">
          <w:delText xml:space="preserve">we are studying </w:delText>
        </w:r>
      </w:del>
      <w:del w:id="74" w:author="Katy Norris" w:date="2023-04-06T15:07:00Z">
        <w:r w:rsidR="008D1DD4" w:rsidRPr="00137825" w:rsidDel="00436EFE">
          <w:delText xml:space="preserve">the aspect of </w:delText>
        </w:r>
      </w:del>
      <w:del w:id="75" w:author="Katy Norris" w:date="2023-04-06T15:08:00Z">
        <w:r w:rsidR="008D1DD4" w:rsidRPr="00137825" w:rsidDel="00436EFE">
          <w:delText xml:space="preserve">economic governance, </w:delText>
        </w:r>
        <w:r w:rsidR="00A93465" w:rsidRPr="00137825" w:rsidDel="00436EFE">
          <w:delText>the</w:delText>
        </w:r>
      </w:del>
      <w:ins w:id="76" w:author="Katy Norris" w:date="2023-04-06T15:08:00Z">
        <w:r w:rsidR="00436EFE">
          <w:t>The</w:t>
        </w:r>
      </w:ins>
      <w:r w:rsidR="00A93465" w:rsidRPr="00137825">
        <w:t xml:space="preserve"> WVS questionnaire, however, only asks questions about</w:t>
      </w:r>
      <w:r w:rsidR="00EE4297" w:rsidRPr="00137825">
        <w:t xml:space="preserve"> people’s involvement in</w:t>
      </w:r>
      <w:r w:rsidR="00A93465" w:rsidRPr="00137825">
        <w:t xml:space="preserve"> social movements and political activism</w:t>
      </w:r>
      <w:r w:rsidR="00EE4297" w:rsidRPr="00137825">
        <w:t xml:space="preserve"> in a general sense</w:t>
      </w:r>
      <w:ins w:id="77" w:author="Katy Norris" w:date="2023-04-06T15:08:00Z">
        <w:r w:rsidR="00436EFE">
          <w:t xml:space="preserve">, and not </w:t>
        </w:r>
      </w:ins>
      <w:ins w:id="78" w:author="Katy Norris" w:date="2023-04-07T07:53:00Z">
        <w:r w:rsidR="00294308">
          <w:t>about</w:t>
        </w:r>
      </w:ins>
      <w:ins w:id="79" w:author="Katy Norris" w:date="2023-04-06T15:08:00Z">
        <w:r w:rsidR="00436EFE">
          <w:t xml:space="preserve"> particular policy issues</w:t>
        </w:r>
      </w:ins>
      <w:r w:rsidR="00EE4297" w:rsidRPr="00137825">
        <w:t>.</w:t>
      </w:r>
      <w:r w:rsidR="007E75C6" w:rsidRPr="00137825">
        <w:t xml:space="preserve"> </w:t>
      </w:r>
    </w:p>
    <w:p w14:paraId="01A7B0B6" w14:textId="77777777" w:rsidR="006D3183" w:rsidRPr="00137825" w:rsidDel="00436EFE" w:rsidRDefault="006D3183" w:rsidP="008D1DD4">
      <w:pPr>
        <w:rPr>
          <w:del w:id="80" w:author="Katy Norris" w:date="2023-04-06T15:08:00Z"/>
        </w:rPr>
      </w:pPr>
    </w:p>
    <w:p w14:paraId="24CA6C51" w14:textId="6BAD35A4" w:rsidR="008A208F" w:rsidRPr="00137825" w:rsidRDefault="007E75C6" w:rsidP="00701CF1">
      <w:pPr>
        <w:jc w:val="both"/>
      </w:pPr>
      <w:r w:rsidRPr="00137825">
        <w:t>T</w:t>
      </w:r>
      <w:ins w:id="81" w:author="Katy Norris" w:date="2023-04-06T15:09:00Z">
        <w:r w:rsidR="00436EFE">
          <w:t>his problem is</w:t>
        </w:r>
      </w:ins>
      <w:del w:id="82" w:author="Katy Norris" w:date="2023-04-06T15:09:00Z">
        <w:r w:rsidRPr="00137825" w:rsidDel="00436EFE">
          <w:delText>o</w:delText>
        </w:r>
      </w:del>
      <w:r w:rsidRPr="00137825">
        <w:t xml:space="preserve"> address</w:t>
      </w:r>
      <w:del w:id="83" w:author="Katy Norris" w:date="2023-04-06T15:09:00Z">
        <w:r w:rsidRPr="00137825" w:rsidDel="00436EFE">
          <w:delText xml:space="preserve"> the problem, we solve it </w:delText>
        </w:r>
      </w:del>
      <w:ins w:id="84" w:author="Katy Norris" w:date="2023-04-06T15:09:00Z">
        <w:r w:rsidR="00436EFE">
          <w:t xml:space="preserve">ed </w:t>
        </w:r>
      </w:ins>
      <w:r w:rsidRPr="00137825">
        <w:t xml:space="preserve">by </w:t>
      </w:r>
      <w:r w:rsidR="00A3215D" w:rsidRPr="00137825">
        <w:t xml:space="preserve">filtering respondents who </w:t>
      </w:r>
      <w:r w:rsidR="006D3183" w:rsidRPr="00137825">
        <w:t>chose economic issue</w:t>
      </w:r>
      <w:ins w:id="85" w:author="Katy Norris" w:date="2023-04-06T15:09:00Z">
        <w:r w:rsidR="00FF1D2A">
          <w:t>s</w:t>
        </w:r>
      </w:ins>
      <w:r w:rsidR="006D3183" w:rsidRPr="00137825">
        <w:t xml:space="preserve"> as </w:t>
      </w:r>
      <w:ins w:id="86" w:author="Katy Norris" w:date="2023-04-06T15:09:00Z">
        <w:r w:rsidR="00FF1D2A">
          <w:t xml:space="preserve">their </w:t>
        </w:r>
      </w:ins>
      <w:r w:rsidR="006D3183" w:rsidRPr="00137825">
        <w:t xml:space="preserve">first </w:t>
      </w:r>
      <w:del w:id="87" w:author="Katy Norris" w:date="2023-04-06T15:09:00Z">
        <w:r w:rsidR="006D3183" w:rsidRPr="00137825" w:rsidDel="00FF1D2A">
          <w:delText xml:space="preserve">answer </w:delText>
        </w:r>
      </w:del>
      <w:ins w:id="88" w:author="Katy Norris" w:date="2023-04-06T15:09:00Z">
        <w:r w:rsidR="00FF1D2A">
          <w:t xml:space="preserve">response </w:t>
        </w:r>
      </w:ins>
      <w:r w:rsidR="006D3183" w:rsidRPr="00137825">
        <w:t xml:space="preserve">to the question of the most important issues of the country for the next ten years </w:t>
      </w:r>
      <w:r w:rsidR="00B973B0" w:rsidRPr="00137825">
        <w:t>(See Appendix I).</w:t>
      </w:r>
      <w:r w:rsidR="00265D78" w:rsidRPr="00137825">
        <w:t xml:space="preserve"> </w:t>
      </w:r>
      <w:del w:id="89" w:author="Katy Norris" w:date="2023-04-06T15:10:00Z">
        <w:r w:rsidR="00265D78" w:rsidRPr="00137825" w:rsidDel="00FF1D2A">
          <w:delText>Meanwhile, from the respondents filtered</w:delText>
        </w:r>
      </w:del>
      <w:ins w:id="90" w:author="Katy Norris" w:date="2023-04-06T15:10:00Z">
        <w:r w:rsidR="00FF1D2A">
          <w:t>From there</w:t>
        </w:r>
      </w:ins>
      <w:r w:rsidR="00265D78" w:rsidRPr="00137825">
        <w:t xml:space="preserve">, </w:t>
      </w:r>
      <w:ins w:id="91" w:author="Katy Norris" w:date="2023-04-06T15:10:00Z">
        <w:r w:rsidR="00FF1D2A">
          <w:t>I</w:t>
        </w:r>
      </w:ins>
      <w:del w:id="92" w:author="Katy Norris" w:date="2023-04-06T15:10:00Z">
        <w:r w:rsidR="00265D78" w:rsidRPr="00137825" w:rsidDel="00FF1D2A">
          <w:delText>we</w:delText>
        </w:r>
      </w:del>
      <w:r w:rsidR="00265D78" w:rsidRPr="00137825">
        <w:t xml:space="preserve"> further filter</w:t>
      </w:r>
      <w:ins w:id="93" w:author="Katy Norris" w:date="2023-04-06T15:10:00Z">
        <w:r w:rsidR="00FF1D2A">
          <w:t>ed</w:t>
        </w:r>
      </w:ins>
      <w:r w:rsidR="00265D78" w:rsidRPr="00137825">
        <w:t xml:space="preserve"> respondents who</w:t>
      </w:r>
      <w:r w:rsidR="006D3183" w:rsidRPr="00137825">
        <w:t xml:space="preserve"> </w:t>
      </w:r>
      <w:del w:id="94" w:author="Katy Norris" w:date="2023-04-06T15:10:00Z">
        <w:r w:rsidR="006D3183" w:rsidRPr="00137825" w:rsidDel="00FF1D2A">
          <w:delText>chose to regard</w:delText>
        </w:r>
      </w:del>
      <w:ins w:id="95" w:author="Katy Norris" w:date="2023-04-06T15:10:00Z">
        <w:r w:rsidR="00FF1D2A">
          <w:t>responded</w:t>
        </w:r>
      </w:ins>
      <w:r w:rsidR="006D3183" w:rsidRPr="00137825">
        <w:t xml:space="preserve"> that </w:t>
      </w:r>
      <w:ins w:id="96" w:author="Katy Norris" w:date="2023-04-06T15:10:00Z">
        <w:r w:rsidR="00FF1D2A">
          <w:t xml:space="preserve">the </w:t>
        </w:r>
      </w:ins>
      <w:r w:rsidR="006D3183" w:rsidRPr="00137825">
        <w:t xml:space="preserve">government should take more </w:t>
      </w:r>
      <w:r w:rsidR="006D3183" w:rsidRPr="00137825">
        <w:lastRenderedPageBreak/>
        <w:t>responsibility to provide goods and services rather than individuals should</w:t>
      </w:r>
      <w:r w:rsidR="00265D78" w:rsidRPr="00137825">
        <w:t xml:space="preserve"> (See Appendix I).</w:t>
      </w:r>
      <w:r w:rsidR="006D3183" w:rsidRPr="00137825">
        <w:t xml:space="preserve"> Therefore, we are convinced </w:t>
      </w:r>
      <w:del w:id="97" w:author="Katy Norris" w:date="2023-04-06T15:11:00Z">
        <w:r w:rsidR="006D3183" w:rsidRPr="00137825" w:rsidDel="00AE3E8E">
          <w:delText xml:space="preserve">to believe </w:delText>
        </w:r>
      </w:del>
      <w:r w:rsidR="006D3183" w:rsidRPr="00137825">
        <w:t xml:space="preserve">that our observations prioritize economic issues </w:t>
      </w:r>
      <w:del w:id="98" w:author="Katy Norris" w:date="2023-04-06T15:11:00Z">
        <w:r w:rsidR="006D3183" w:rsidRPr="00137825" w:rsidDel="00AE3E8E">
          <w:delText xml:space="preserve">at the first place, </w:delText>
        </w:r>
      </w:del>
      <w:r w:rsidR="006D3183" w:rsidRPr="00137825">
        <w:t>and that when they engage in social movements and political activism, they are motivated mainly by economic issues</w:t>
      </w:r>
      <w:r w:rsidR="006316C6" w:rsidRPr="00137825">
        <w:t xml:space="preserve"> such as their unsatisfaction about economic governance</w:t>
      </w:r>
      <w:r w:rsidR="006D3183" w:rsidRPr="00137825">
        <w:t>.</w:t>
      </w:r>
    </w:p>
    <w:p w14:paraId="500F3FCB" w14:textId="77777777" w:rsidR="002E576E" w:rsidRPr="00137825" w:rsidRDefault="002E576E" w:rsidP="00712B0B"/>
    <w:p w14:paraId="07140B63" w14:textId="77A30B44" w:rsidR="00201F99" w:rsidRPr="00137825" w:rsidRDefault="002E576E" w:rsidP="00701CF1">
      <w:pPr>
        <w:jc w:val="both"/>
      </w:pPr>
      <w:r w:rsidRPr="00137825">
        <w:t>For social movement</w:t>
      </w:r>
      <w:ins w:id="99" w:author="Katy Norris" w:date="2023-04-06T15:11:00Z">
        <w:r w:rsidR="00AE3E8E">
          <w:t>s</w:t>
        </w:r>
      </w:ins>
      <w:r w:rsidRPr="00137825">
        <w:t xml:space="preserve">, WVS asks about </w:t>
      </w:r>
      <w:r w:rsidR="008034F7" w:rsidRPr="00137825">
        <w:t>people’s involvement in petition</w:t>
      </w:r>
      <w:ins w:id="100" w:author="Katy Norris" w:date="2023-04-06T15:12:00Z">
        <w:r w:rsidR="00AE3E8E">
          <w:t>s</w:t>
        </w:r>
      </w:ins>
      <w:r w:rsidR="008034F7" w:rsidRPr="00137825">
        <w:t xml:space="preserve">, boycotts, peaceful </w:t>
      </w:r>
      <w:proofErr w:type="gramStart"/>
      <w:r w:rsidR="008034F7" w:rsidRPr="00137825">
        <w:t>demonstrations</w:t>
      </w:r>
      <w:proofErr w:type="gramEnd"/>
      <w:r w:rsidR="008034F7" w:rsidRPr="00137825">
        <w:t xml:space="preserve"> and strike</w:t>
      </w:r>
      <w:ins w:id="101" w:author="Katy Norris" w:date="2023-04-06T15:12:00Z">
        <w:r w:rsidR="00AE3E8E">
          <w:t>s</w:t>
        </w:r>
      </w:ins>
      <w:r w:rsidR="008034F7" w:rsidRPr="00137825">
        <w:t>.</w:t>
      </w:r>
      <w:r w:rsidR="004B552C" w:rsidRPr="00137825">
        <w:t xml:space="preserve"> </w:t>
      </w:r>
      <w:r w:rsidR="00201F99" w:rsidRPr="00137825">
        <w:t>The questions ask whether people did</w:t>
      </w:r>
      <w:ins w:id="102" w:author="Katy Norris" w:date="2023-04-06T15:12:00Z">
        <w:r w:rsidR="00AE3E8E">
          <w:t xml:space="preserve">, </w:t>
        </w:r>
      </w:ins>
      <w:del w:id="103" w:author="Katy Norris" w:date="2023-04-06T15:12:00Z">
        <w:r w:rsidR="00201F99" w:rsidRPr="00137825" w:rsidDel="00AE3E8E">
          <w:delText xml:space="preserve"> or </w:delText>
        </w:r>
      </w:del>
      <w:r w:rsidR="00201F99" w:rsidRPr="00137825">
        <w:t>might</w:t>
      </w:r>
      <w:ins w:id="104" w:author="Katy Norris" w:date="2023-04-06T15:12:00Z">
        <w:r w:rsidR="00AE3E8E">
          <w:t xml:space="preserve">, </w:t>
        </w:r>
      </w:ins>
      <w:del w:id="105" w:author="Katy Norris" w:date="2023-04-06T15:12:00Z">
        <w:r w:rsidR="00201F99" w:rsidRPr="00137825" w:rsidDel="00AE3E8E">
          <w:delText xml:space="preserve"> do </w:delText>
        </w:r>
      </w:del>
      <w:r w:rsidR="00201F99" w:rsidRPr="00137825">
        <w:t xml:space="preserve">or didn’t engage any of the four actions. </w:t>
      </w:r>
      <w:del w:id="106" w:author="Katy Norris" w:date="2023-04-06T15:13:00Z">
        <w:r w:rsidR="0035571C" w:rsidRPr="00137825" w:rsidDel="00AE3E8E">
          <w:delText>Thus, we</w:delText>
        </w:r>
      </w:del>
      <w:ins w:id="107" w:author="Katy Norris" w:date="2023-04-06T15:13:00Z">
        <w:r w:rsidR="00AE3E8E">
          <w:t>Then, I created a scale of participation in social movements from 0 to 1, based on individuals’</w:t>
        </w:r>
      </w:ins>
      <w:del w:id="108" w:author="Katy Norris" w:date="2023-04-06T15:13:00Z">
        <w:r w:rsidR="0035571C" w:rsidRPr="00137825" w:rsidDel="00AE3E8E">
          <w:delText xml:space="preserve"> transform</w:delText>
        </w:r>
      </w:del>
      <w:r w:rsidR="0035571C" w:rsidRPr="00137825">
        <w:t xml:space="preserve"> answers to the questions </w:t>
      </w:r>
      <w:del w:id="109" w:author="Katy Norris" w:date="2023-04-06T15:13:00Z">
        <w:r w:rsidR="0035571C" w:rsidRPr="00137825" w:rsidDel="00AE3E8E">
          <w:delText>into possibilit</w:delText>
        </w:r>
        <w:r w:rsidR="005A50A2" w:rsidRPr="00137825" w:rsidDel="00AE3E8E">
          <w:delText>y scale from 0 to 1</w:delText>
        </w:r>
        <w:r w:rsidR="00140607" w:rsidRPr="00137825" w:rsidDel="00AE3E8E">
          <w:delText xml:space="preserve"> </w:delText>
        </w:r>
      </w:del>
      <w:r w:rsidR="005A50A2" w:rsidRPr="00137825">
        <w:t xml:space="preserve">(See Appendix I). </w:t>
      </w:r>
    </w:p>
    <w:p w14:paraId="1B80DB04" w14:textId="77777777" w:rsidR="00201F99" w:rsidRPr="00137825" w:rsidRDefault="00201F99" w:rsidP="00712B0B"/>
    <w:p w14:paraId="6F726A8C" w14:textId="21BD3D13" w:rsidR="00996BA0" w:rsidRPr="00137825" w:rsidRDefault="004B552C" w:rsidP="00701CF1">
      <w:pPr>
        <w:jc w:val="both"/>
      </w:pPr>
      <w:r w:rsidRPr="00137825">
        <w:t xml:space="preserve">We </w:t>
      </w:r>
      <w:r w:rsidR="00201F99" w:rsidRPr="00137825">
        <w:t xml:space="preserve">also </w:t>
      </w:r>
      <w:r w:rsidRPr="00137825">
        <w:t xml:space="preserve">consider </w:t>
      </w:r>
      <w:r w:rsidR="00996BA0" w:rsidRPr="00137825">
        <w:t>the radicalization level increases as</w:t>
      </w:r>
      <w:r w:rsidR="00E63760" w:rsidRPr="00137825">
        <w:t xml:space="preserve"> the question goes on</w:t>
      </w:r>
      <w:r w:rsidR="00996BA0" w:rsidRPr="00137825">
        <w:t xml:space="preserve">. So, </w:t>
      </w:r>
      <w:r w:rsidR="00EA4B4F" w:rsidRPr="00137825">
        <w:t xml:space="preserve">these </w:t>
      </w:r>
      <w:r w:rsidR="00996BA0" w:rsidRPr="00137825">
        <w:t>four different types should have different significance</w:t>
      </w:r>
      <w:r w:rsidR="006545BC" w:rsidRPr="00137825">
        <w:t xml:space="preserve"> in contributing to social movements</w:t>
      </w:r>
      <w:r w:rsidR="00996BA0" w:rsidRPr="00137825">
        <w:t>.</w:t>
      </w:r>
      <w:r w:rsidR="00F56609" w:rsidRPr="00137825">
        <w:t xml:space="preserve"> In the end, we aggregate four weighted answer</w:t>
      </w:r>
      <w:r w:rsidR="00F62E2F" w:rsidRPr="00137825">
        <w:t>s that are calculated</w:t>
      </w:r>
      <w:r w:rsidR="00F56609" w:rsidRPr="00137825">
        <w:t xml:space="preserve"> based on their significance </w:t>
      </w:r>
      <w:r w:rsidR="00703715" w:rsidRPr="00137825">
        <w:t>dividing 1 into 4 levels of weight</w:t>
      </w:r>
      <w:r w:rsidR="00F62E2F" w:rsidRPr="00137825">
        <w:t xml:space="preserve">, </w:t>
      </w:r>
      <w:r w:rsidR="00F56609" w:rsidRPr="00137825">
        <w:t>as the indicator for social movements</w:t>
      </w:r>
      <w:r w:rsidR="00671575" w:rsidRPr="00137825">
        <w:t xml:space="preserve"> (See Appendix I). </w:t>
      </w:r>
    </w:p>
    <w:p w14:paraId="33CF417C" w14:textId="2045C949" w:rsidR="006D3183" w:rsidRPr="00137825" w:rsidRDefault="006D3183" w:rsidP="00712B0B"/>
    <w:p w14:paraId="7A382CB5" w14:textId="7021EB7A" w:rsidR="00E94B53" w:rsidRPr="00137825" w:rsidRDefault="00E94B53" w:rsidP="00712B0B">
      <w:pPr>
        <w:pStyle w:val="Heading3"/>
        <w:numPr>
          <w:ilvl w:val="0"/>
          <w:numId w:val="5"/>
        </w:numPr>
        <w:rPr>
          <w:rFonts w:cs="Times New Roman"/>
        </w:rPr>
      </w:pPr>
      <w:r w:rsidRPr="00137825">
        <w:rPr>
          <w:rFonts w:cs="Times New Roman"/>
        </w:rPr>
        <w:t>Independent variable 2: political activism</w:t>
      </w:r>
    </w:p>
    <w:p w14:paraId="43564C32" w14:textId="70B7F7AC" w:rsidR="00F20F96" w:rsidRPr="00137825" w:rsidRDefault="00F20F96" w:rsidP="00701CF1">
      <w:pPr>
        <w:jc w:val="both"/>
      </w:pPr>
      <w:r w:rsidRPr="00137825">
        <w:t xml:space="preserve">For </w:t>
      </w:r>
      <w:r w:rsidR="00645154" w:rsidRPr="00137825">
        <w:t>political</w:t>
      </w:r>
      <w:r w:rsidRPr="00137825">
        <w:t xml:space="preserve"> </w:t>
      </w:r>
      <w:r w:rsidR="00645154" w:rsidRPr="00137825">
        <w:t>activism</w:t>
      </w:r>
      <w:r w:rsidRPr="00137825">
        <w:t xml:space="preserve">, WVS asks about people’s </w:t>
      </w:r>
      <w:r w:rsidR="00645154" w:rsidRPr="00137825">
        <w:t>experience</w:t>
      </w:r>
      <w:r w:rsidRPr="00137825">
        <w:t xml:space="preserve"> in</w:t>
      </w:r>
      <w:r w:rsidR="00645154" w:rsidRPr="00137825">
        <w:t xml:space="preserve"> an active role in political activities such as political donation</w:t>
      </w:r>
      <w:ins w:id="110" w:author="Katy Norris" w:date="2023-04-06T15:17:00Z">
        <w:r w:rsidR="00091647">
          <w:t>s</w:t>
        </w:r>
      </w:ins>
      <w:r w:rsidR="00645154" w:rsidRPr="00137825">
        <w:t xml:space="preserve">, contacting government officials, encouraging actions and voting. </w:t>
      </w:r>
      <w:r w:rsidR="00DB45CB" w:rsidRPr="00137825">
        <w:t>Likewise, we regard questions as in possibility scale and questions have different weight</w:t>
      </w:r>
      <w:ins w:id="111" w:author="Katy Norris" w:date="2023-04-06T15:17:00Z">
        <w:r w:rsidR="00091647">
          <w:t>s</w:t>
        </w:r>
      </w:ins>
      <w:r w:rsidR="00DB45CB" w:rsidRPr="00137825">
        <w:t xml:space="preserve"> of significance for measuring political activism</w:t>
      </w:r>
      <w:r w:rsidR="00E65977" w:rsidRPr="00137825">
        <w:t>.</w:t>
      </w:r>
      <w:r w:rsidR="0088361D" w:rsidRPr="00137825">
        <w:t xml:space="preserve"> </w:t>
      </w:r>
      <w:del w:id="112" w:author="Katy Norris" w:date="2023-04-06T15:18:00Z">
        <w:r w:rsidR="0088361D" w:rsidRPr="00137825" w:rsidDel="00091647">
          <w:delText>We will recode</w:delText>
        </w:r>
      </w:del>
      <w:ins w:id="113" w:author="Katy Norris" w:date="2023-04-06T15:18:00Z">
        <w:r w:rsidR="00091647">
          <w:t>I recoded</w:t>
        </w:r>
      </w:ins>
      <w:r w:rsidR="0088361D" w:rsidRPr="00137825">
        <w:t xml:space="preserve"> the four questions and calculate</w:t>
      </w:r>
      <w:ins w:id="114" w:author="Katy Norris" w:date="2023-04-06T15:18:00Z">
        <w:r w:rsidR="00091647">
          <w:t>d</w:t>
        </w:r>
      </w:ins>
      <w:r w:rsidR="0088361D" w:rsidRPr="00137825">
        <w:t xml:space="preserve"> the indicator for political activism in </w:t>
      </w:r>
      <w:ins w:id="115" w:author="Katy Norris" w:date="2023-04-06T15:18:00Z">
        <w:r w:rsidR="00091647">
          <w:t>the</w:t>
        </w:r>
      </w:ins>
      <w:del w:id="116" w:author="Katy Norris" w:date="2023-04-06T15:18:00Z">
        <w:r w:rsidR="0088361D" w:rsidRPr="00137825" w:rsidDel="00091647">
          <w:delText>a</w:delText>
        </w:r>
      </w:del>
      <w:r w:rsidR="0088361D" w:rsidRPr="00137825">
        <w:t xml:space="preserve"> same way as for social movements</w:t>
      </w:r>
      <w:r w:rsidR="00DB72D4" w:rsidRPr="00137825">
        <w:t xml:space="preserve"> (See Appendix I)</w:t>
      </w:r>
      <w:r w:rsidR="0088361D" w:rsidRPr="00137825">
        <w:t>.</w:t>
      </w:r>
    </w:p>
    <w:p w14:paraId="30DE2D34" w14:textId="77777777" w:rsidR="00E94B53" w:rsidRPr="00137825" w:rsidRDefault="00E94B53" w:rsidP="00712B0B"/>
    <w:p w14:paraId="76918FCE" w14:textId="2B9EB50F" w:rsidR="00E94B53" w:rsidRPr="00137825" w:rsidRDefault="00E94B53" w:rsidP="00712B0B">
      <w:pPr>
        <w:pStyle w:val="Heading3"/>
        <w:numPr>
          <w:ilvl w:val="0"/>
          <w:numId w:val="5"/>
        </w:numPr>
        <w:rPr>
          <w:rFonts w:cs="Times New Roman"/>
        </w:rPr>
      </w:pPr>
      <w:r w:rsidRPr="00137825">
        <w:rPr>
          <w:rFonts w:cs="Times New Roman"/>
        </w:rPr>
        <w:t>Control variables</w:t>
      </w:r>
    </w:p>
    <w:p w14:paraId="1AAF9CDA" w14:textId="77777777" w:rsidR="00E85E90" w:rsidRPr="00137825" w:rsidRDefault="00E85E90" w:rsidP="00712B0B"/>
    <w:p w14:paraId="463B4F84" w14:textId="50BA4656" w:rsidR="00BF1670" w:rsidRPr="00137825" w:rsidRDefault="00A4041D" w:rsidP="00701CF1">
      <w:pPr>
        <w:jc w:val="both"/>
      </w:pPr>
      <w:r w:rsidRPr="00137825">
        <w:t xml:space="preserve">In this research, </w:t>
      </w:r>
      <w:ins w:id="117" w:author="Katy Norris" w:date="2023-04-06T15:18:00Z">
        <w:r w:rsidR="00091647">
          <w:t>I</w:t>
        </w:r>
      </w:ins>
      <w:del w:id="118" w:author="Katy Norris" w:date="2023-04-06T15:18:00Z">
        <w:r w:rsidRPr="00137825" w:rsidDel="00091647">
          <w:delText>we</w:delText>
        </w:r>
      </w:del>
      <w:r w:rsidRPr="00137825">
        <w:t xml:space="preserve"> selected </w:t>
      </w:r>
      <w:r w:rsidR="00DF5624" w:rsidRPr="00137825">
        <w:t xml:space="preserve">three control variables from both WDI and WVS datasets. </w:t>
      </w:r>
      <w:r w:rsidR="00EC3747" w:rsidRPr="00137825">
        <w:t xml:space="preserve">Firstly, corruption might influence the effectiveness of </w:t>
      </w:r>
      <w:r w:rsidR="008B2808" w:rsidRPr="00137825">
        <w:t xml:space="preserve">a government’s </w:t>
      </w:r>
      <w:r w:rsidR="00E838EB" w:rsidRPr="00137825">
        <w:t>economic</w:t>
      </w:r>
      <w:r w:rsidR="00EC3747" w:rsidRPr="00137825">
        <w:t xml:space="preserve"> and social policies.</w:t>
      </w:r>
      <w:r w:rsidR="00C41378" w:rsidRPr="00137825">
        <w:t xml:space="preserve"> Policies in government</w:t>
      </w:r>
      <w:ins w:id="119" w:author="Katy Norris" w:date="2023-04-06T15:18:00Z">
        <w:r w:rsidR="00091647">
          <w:t>s</w:t>
        </w:r>
      </w:ins>
      <w:r w:rsidR="00C41378" w:rsidRPr="00137825">
        <w:t xml:space="preserve"> with abundant corruption can </w:t>
      </w:r>
      <w:del w:id="120" w:author="Katy Norris" w:date="2023-04-06T15:18:00Z">
        <w:r w:rsidR="00C41378" w:rsidRPr="00137825" w:rsidDel="00091647">
          <w:delText>result in being</w:delText>
        </w:r>
      </w:del>
      <w:ins w:id="121" w:author="Katy Norris" w:date="2023-04-06T15:18:00Z">
        <w:r w:rsidR="00091647">
          <w:t>be</w:t>
        </w:r>
      </w:ins>
      <w:r w:rsidR="00C41378" w:rsidRPr="00137825">
        <w:t xml:space="preserve"> manipulated by influential interest groups for their monopolistic benefits. Moreover, corruption makes </w:t>
      </w:r>
      <w:r w:rsidR="00960AAD" w:rsidRPr="00137825">
        <w:t xml:space="preserve">policy hard to </w:t>
      </w:r>
      <w:del w:id="122" w:author="Katy Norris" w:date="2023-04-06T15:18:00Z">
        <w:r w:rsidR="00960AAD" w:rsidRPr="00137825" w:rsidDel="00091647">
          <w:delText xml:space="preserve">be </w:delText>
        </w:r>
      </w:del>
      <w:r w:rsidR="00960AAD" w:rsidRPr="00137825">
        <w:t>implement</w:t>
      </w:r>
      <w:del w:id="123" w:author="Katy Norris" w:date="2023-04-06T15:18:00Z">
        <w:r w:rsidR="00960AAD" w:rsidRPr="00137825" w:rsidDel="00091647">
          <w:delText>ed</w:delText>
        </w:r>
      </w:del>
      <w:r w:rsidR="00960AAD" w:rsidRPr="00137825">
        <w:t xml:space="preserve"> because </w:t>
      </w:r>
      <w:ins w:id="124" w:author="Katy Norris" w:date="2023-04-06T15:19:00Z">
        <w:r w:rsidR="00E46A55">
          <w:t xml:space="preserve">the </w:t>
        </w:r>
      </w:ins>
      <w:r w:rsidR="00960AAD" w:rsidRPr="00137825">
        <w:t>budget has been embezzled.</w:t>
      </w:r>
      <w:r w:rsidR="00643339" w:rsidRPr="00137825">
        <w:t xml:space="preserve"> We measure corruption from WVS by collecting respondent’s perception of </w:t>
      </w:r>
      <w:ins w:id="125" w:author="Katy Norris" w:date="2023-04-06T15:19:00Z">
        <w:r w:rsidR="00E46A55">
          <w:t xml:space="preserve">the </w:t>
        </w:r>
      </w:ins>
      <w:r w:rsidR="00643339" w:rsidRPr="00137825">
        <w:t>rate of corruption in their countries</w:t>
      </w:r>
      <w:r w:rsidR="00313243" w:rsidRPr="00137825">
        <w:t xml:space="preserve"> (See Appendix I)</w:t>
      </w:r>
      <w:r w:rsidR="00643339" w:rsidRPr="00137825">
        <w:t>.</w:t>
      </w:r>
    </w:p>
    <w:p w14:paraId="2AE71768" w14:textId="77777777" w:rsidR="00BF1670" w:rsidRPr="00137825" w:rsidRDefault="00BF1670" w:rsidP="00712B0B"/>
    <w:p w14:paraId="0AFE4296" w14:textId="5BF1022E" w:rsidR="00D570B8" w:rsidRPr="00137825" w:rsidRDefault="00D570B8" w:rsidP="00701CF1">
      <w:pPr>
        <w:jc w:val="both"/>
      </w:pPr>
      <w:r w:rsidRPr="00137825">
        <w:t>Secondly, economic development</w:t>
      </w:r>
      <w:r w:rsidR="00FA01C9" w:rsidRPr="00137825">
        <w:t xml:space="preserve"> can have </w:t>
      </w:r>
      <w:ins w:id="126" w:author="Katy Norris" w:date="2023-04-06T15:19:00Z">
        <w:r w:rsidR="00E963DA">
          <w:t xml:space="preserve">a </w:t>
        </w:r>
      </w:ins>
      <w:r w:rsidR="00FA01C9" w:rsidRPr="00137825">
        <w:t xml:space="preserve">direct effect on how much </w:t>
      </w:r>
      <w:ins w:id="127" w:author="Katy Norris" w:date="2023-04-06T15:19:00Z">
        <w:r w:rsidR="00E963DA">
          <w:t xml:space="preserve">the </w:t>
        </w:r>
      </w:ins>
      <w:r w:rsidR="00FA01C9" w:rsidRPr="00137825">
        <w:t>government can spend on economic and social policies.</w:t>
      </w:r>
      <w:r w:rsidR="00B62317" w:rsidRPr="00137825">
        <w:t xml:space="preserve"> </w:t>
      </w:r>
      <w:r w:rsidR="005A412A" w:rsidRPr="00137825">
        <w:t xml:space="preserve">Countries that are well developed have more generous </w:t>
      </w:r>
      <w:del w:id="128" w:author="Katy Norris" w:date="2023-04-06T15:19:00Z">
        <w:r w:rsidR="005A412A" w:rsidRPr="00137825" w:rsidDel="00E963DA">
          <w:delText xml:space="preserve">fiscal </w:delText>
        </w:r>
      </w:del>
      <w:r w:rsidR="005A412A" w:rsidRPr="00137825">
        <w:t>budget</w:t>
      </w:r>
      <w:ins w:id="129" w:author="Katy Norris" w:date="2023-04-06T15:19:00Z">
        <w:r w:rsidR="00E963DA">
          <w:t>s</w:t>
        </w:r>
      </w:ins>
      <w:r w:rsidR="005A412A" w:rsidRPr="00137825">
        <w:t xml:space="preserve"> to address problem of social equity</w:t>
      </w:r>
      <w:ins w:id="130" w:author="Katy Norris" w:date="2023-04-06T15:19:00Z">
        <w:r w:rsidR="00E963DA">
          <w:t>,</w:t>
        </w:r>
      </w:ins>
      <w:r w:rsidR="005A412A" w:rsidRPr="00137825">
        <w:t xml:space="preserve"> whereas developing countries might </w:t>
      </w:r>
      <w:r w:rsidR="00BC3D08" w:rsidRPr="00137825">
        <w:t>have to utilize most of the budget to build up economy.</w:t>
      </w:r>
      <w:r w:rsidR="00211494" w:rsidRPr="00137825">
        <w:t xml:space="preserve"> To measure economic development of a country, we use average GDP per capita (constant 2015 US dollar) from 2017 to 2021 from WDI dataset.</w:t>
      </w:r>
    </w:p>
    <w:p w14:paraId="388E498F" w14:textId="77777777" w:rsidR="00FA01C9" w:rsidRPr="00137825" w:rsidRDefault="00FA01C9" w:rsidP="00712B0B"/>
    <w:p w14:paraId="4FE96A29" w14:textId="79C05289" w:rsidR="002C4F67" w:rsidRPr="00137825" w:rsidRDefault="002C4F67" w:rsidP="00701CF1">
      <w:pPr>
        <w:jc w:val="both"/>
      </w:pPr>
      <w:r w:rsidRPr="00137825">
        <w:t xml:space="preserve">Thirdly, </w:t>
      </w:r>
      <w:proofErr w:type="gramStart"/>
      <w:r w:rsidR="00C5086E" w:rsidRPr="00137825">
        <w:t>owing</w:t>
      </w:r>
      <w:r w:rsidR="000305CA" w:rsidRPr="00137825">
        <w:t xml:space="preserve"> to the fact that</w:t>
      </w:r>
      <w:proofErr w:type="gramEnd"/>
      <w:r w:rsidR="000305CA" w:rsidRPr="00137825">
        <w:t xml:space="preserve"> unemployment is a notable and crucial economic problem, </w:t>
      </w:r>
      <w:r w:rsidRPr="00137825">
        <w:t xml:space="preserve">when a country is facing a severe unemployment situation, it </w:t>
      </w:r>
      <w:r w:rsidR="004C3F0F" w:rsidRPr="00137825">
        <w:t xml:space="preserve">might </w:t>
      </w:r>
      <w:r w:rsidRPr="00137825">
        <w:t>incentiv</w:t>
      </w:r>
      <w:ins w:id="131" w:author="Katy Norris" w:date="2023-04-06T15:20:00Z">
        <w:r w:rsidR="002A5E6D">
          <w:t>ize</w:t>
        </w:r>
      </w:ins>
      <w:del w:id="132" w:author="Katy Norris" w:date="2023-04-06T15:20:00Z">
        <w:r w:rsidRPr="00137825" w:rsidDel="002A5E6D">
          <w:delText>es</w:delText>
        </w:r>
      </w:del>
      <w:r w:rsidRPr="00137825">
        <w:t xml:space="preserve"> government to focus on addressing </w:t>
      </w:r>
      <w:r w:rsidR="00945A6D" w:rsidRPr="00137825">
        <w:t>the problem</w:t>
      </w:r>
      <w:r w:rsidR="004C3F0F" w:rsidRPr="00137825">
        <w:t xml:space="preserve"> </w:t>
      </w:r>
      <w:r w:rsidR="004020AD" w:rsidRPr="00137825">
        <w:t>directly</w:t>
      </w:r>
      <w:r w:rsidR="00945A6D" w:rsidRPr="00137825">
        <w:t xml:space="preserve">, thus </w:t>
      </w:r>
      <w:r w:rsidR="004C3F0F" w:rsidRPr="00137825">
        <w:t xml:space="preserve">it will affect the allocation of financial resources by the government. </w:t>
      </w:r>
      <w:r w:rsidR="001B707A" w:rsidRPr="00137825">
        <w:t>We measure unemployment of a country by using average unemployment rate as percentage of total labor force from 2017 to 2021 from WDI dataset.</w:t>
      </w:r>
    </w:p>
    <w:p w14:paraId="44B431DB" w14:textId="77777777" w:rsidR="002C4F67" w:rsidRPr="00137825" w:rsidRDefault="002C4F67" w:rsidP="00712B0B"/>
    <w:p w14:paraId="72294B1D" w14:textId="77777777" w:rsidR="00250EEA" w:rsidRPr="00137825" w:rsidRDefault="00250EEA" w:rsidP="00712B0B">
      <w:pPr>
        <w:pStyle w:val="Heading2"/>
        <w:rPr>
          <w:rFonts w:cs="Times New Roman"/>
        </w:rPr>
      </w:pPr>
      <w:r w:rsidRPr="00137825">
        <w:rPr>
          <w:rFonts w:cs="Times New Roman"/>
        </w:rPr>
        <w:t>Research hypothesis</w:t>
      </w:r>
    </w:p>
    <w:p w14:paraId="3FCC485A" w14:textId="325B3849" w:rsidR="00B16834" w:rsidRPr="00137825" w:rsidRDefault="00250EEA" w:rsidP="00E2118B">
      <w:pPr>
        <w:pStyle w:val="Heading3"/>
        <w:numPr>
          <w:ilvl w:val="0"/>
          <w:numId w:val="6"/>
        </w:numPr>
        <w:rPr>
          <w:rFonts w:cs="Times New Roman"/>
        </w:rPr>
      </w:pPr>
      <w:r w:rsidRPr="00137825">
        <w:rPr>
          <w:rFonts w:cs="Times New Roman"/>
        </w:rPr>
        <w:t>Hypothesis 1: higher level of social movements leads to good economic governance.</w:t>
      </w:r>
    </w:p>
    <w:p w14:paraId="4BFCC5B6" w14:textId="06A8B26F" w:rsidR="003F5696" w:rsidRPr="00137825" w:rsidRDefault="003F5696" w:rsidP="003F5696">
      <w:pPr>
        <w:jc w:val="center"/>
      </w:pPr>
      <w:r w:rsidRPr="00137825">
        <w:t>Figure 1</w:t>
      </w:r>
    </w:p>
    <w:p w14:paraId="2094EC38" w14:textId="0C1D1C2F" w:rsidR="003F5696" w:rsidRPr="00137825" w:rsidRDefault="003F5696" w:rsidP="00712B0B">
      <w:r w:rsidRPr="00137825">
        <w:rPr>
          <w:noProof/>
        </w:rPr>
        <w:lastRenderedPageBreak/>
        <w:drawing>
          <wp:inline distT="0" distB="0" distL="0" distR="0" wp14:anchorId="53CEE514" wp14:editId="3179914B">
            <wp:extent cx="5943600" cy="2971800"/>
            <wp:effectExtent l="0" t="0" r="4445" b="254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AB89" w14:textId="3525B6E1" w:rsidR="003F5696" w:rsidRPr="00137825" w:rsidRDefault="003F5696" w:rsidP="00701CF1">
      <w:pPr>
        <w:jc w:val="both"/>
        <w:rPr>
          <w:sz w:val="21"/>
          <w:szCs w:val="21"/>
        </w:rPr>
      </w:pPr>
      <w:r w:rsidRPr="00137825">
        <w:rPr>
          <w:sz w:val="21"/>
          <w:szCs w:val="21"/>
        </w:rPr>
        <w:t xml:space="preserve">Source: </w:t>
      </w:r>
      <w:r w:rsidR="009F29C4" w:rsidRPr="00137825">
        <w:rPr>
          <w:sz w:val="21"/>
          <w:szCs w:val="21"/>
        </w:rPr>
        <w:t xml:space="preserve">Inglehart, R., C. </w:t>
      </w:r>
      <w:proofErr w:type="spellStart"/>
      <w:r w:rsidR="009F29C4" w:rsidRPr="00137825">
        <w:rPr>
          <w:sz w:val="21"/>
          <w:szCs w:val="21"/>
        </w:rPr>
        <w:t>Haerpfer</w:t>
      </w:r>
      <w:proofErr w:type="spellEnd"/>
      <w:r w:rsidR="009F29C4" w:rsidRPr="00137825">
        <w:rPr>
          <w:sz w:val="21"/>
          <w:szCs w:val="21"/>
        </w:rPr>
        <w:t xml:space="preserve">, A. Moreno, C. </w:t>
      </w:r>
      <w:proofErr w:type="spellStart"/>
      <w:r w:rsidR="009F29C4" w:rsidRPr="00137825">
        <w:rPr>
          <w:sz w:val="21"/>
          <w:szCs w:val="21"/>
        </w:rPr>
        <w:t>Welzel</w:t>
      </w:r>
      <w:proofErr w:type="spellEnd"/>
      <w:r w:rsidR="009F29C4" w:rsidRPr="00137825">
        <w:rPr>
          <w:sz w:val="21"/>
          <w:szCs w:val="21"/>
        </w:rPr>
        <w:t xml:space="preserve">, K. </w:t>
      </w:r>
      <w:proofErr w:type="spellStart"/>
      <w:r w:rsidR="009F29C4" w:rsidRPr="00137825">
        <w:rPr>
          <w:sz w:val="21"/>
          <w:szCs w:val="21"/>
        </w:rPr>
        <w:t>Kizilova</w:t>
      </w:r>
      <w:proofErr w:type="spellEnd"/>
      <w:r w:rsidR="009F29C4" w:rsidRPr="00137825">
        <w:rPr>
          <w:sz w:val="21"/>
          <w:szCs w:val="21"/>
        </w:rPr>
        <w:t xml:space="preserve">, J. Diez-Medrano, M. Lagos, P. Norris, E. </w:t>
      </w:r>
      <w:proofErr w:type="spellStart"/>
      <w:r w:rsidR="009F29C4" w:rsidRPr="00137825">
        <w:rPr>
          <w:sz w:val="21"/>
          <w:szCs w:val="21"/>
        </w:rPr>
        <w:t>Ponarin</w:t>
      </w:r>
      <w:proofErr w:type="spellEnd"/>
      <w:r w:rsidR="009F29C4" w:rsidRPr="00137825">
        <w:rPr>
          <w:sz w:val="21"/>
          <w:szCs w:val="21"/>
        </w:rPr>
        <w:t xml:space="preserve"> &amp; B. </w:t>
      </w:r>
      <w:proofErr w:type="spellStart"/>
      <w:r w:rsidR="009F29C4" w:rsidRPr="00137825">
        <w:rPr>
          <w:sz w:val="21"/>
          <w:szCs w:val="21"/>
        </w:rPr>
        <w:t>Puranen</w:t>
      </w:r>
      <w:proofErr w:type="spellEnd"/>
      <w:r w:rsidR="009F29C4" w:rsidRPr="00137825">
        <w:rPr>
          <w:sz w:val="21"/>
          <w:szCs w:val="21"/>
        </w:rPr>
        <w:t xml:space="preserve"> et al. (eds.). (2022). World Values Survey: Wave 7. Madrid, Spain: JD Systems Institute. Retrieved from </w:t>
      </w:r>
      <w:hyperlink r:id="rId10" w:history="1">
        <w:r w:rsidR="009F29C4" w:rsidRPr="00137825">
          <w:rPr>
            <w:rStyle w:val="Hyperlink"/>
            <w:sz w:val="21"/>
            <w:szCs w:val="21"/>
          </w:rPr>
          <w:t>http://www.worldvaluessurvey.org/WVSDocumentationWVL.jsp</w:t>
        </w:r>
      </w:hyperlink>
      <w:r w:rsidR="009F29C4" w:rsidRPr="00137825">
        <w:rPr>
          <w:sz w:val="21"/>
          <w:szCs w:val="21"/>
        </w:rPr>
        <w:t xml:space="preserve">; World Bank. (2022). World Development Indicators. Retrieved from </w:t>
      </w:r>
      <w:hyperlink r:id="rId11" w:history="1">
        <w:r w:rsidR="009F29C4" w:rsidRPr="00137825">
          <w:rPr>
            <w:rStyle w:val="Hyperlink"/>
            <w:sz w:val="21"/>
            <w:szCs w:val="21"/>
          </w:rPr>
          <w:t>https://datacatalog.worldbank.org/dataset/world-development-indicators</w:t>
        </w:r>
      </w:hyperlink>
      <w:r w:rsidR="009F29C4" w:rsidRPr="00137825">
        <w:rPr>
          <w:sz w:val="21"/>
          <w:szCs w:val="21"/>
        </w:rPr>
        <w:t xml:space="preserve"> </w:t>
      </w:r>
    </w:p>
    <w:p w14:paraId="182B0838" w14:textId="77777777" w:rsidR="009F29C4" w:rsidRPr="00137825" w:rsidRDefault="009F29C4" w:rsidP="00712B0B">
      <w:pPr>
        <w:rPr>
          <w:sz w:val="21"/>
          <w:szCs w:val="21"/>
        </w:rPr>
      </w:pPr>
    </w:p>
    <w:p w14:paraId="720C982A" w14:textId="3F04778C" w:rsidR="00222F92" w:rsidRPr="00137825" w:rsidRDefault="009F29C4" w:rsidP="00701CF1">
      <w:pPr>
        <w:jc w:val="both"/>
      </w:pPr>
      <w:del w:id="133" w:author="Katy Norris" w:date="2023-04-06T15:20:00Z">
        <w:r w:rsidRPr="00137825" w:rsidDel="002A5E6D">
          <w:delText>Initially</w:delText>
        </w:r>
      </w:del>
      <w:ins w:id="134" w:author="Katy Norris" w:date="2023-04-06T15:20:00Z">
        <w:r w:rsidR="002A5E6D">
          <w:t>From the plot above</w:t>
        </w:r>
      </w:ins>
      <w:r w:rsidRPr="00137825">
        <w:t xml:space="preserve">, we </w:t>
      </w:r>
      <w:del w:id="135" w:author="Katy Norris" w:date="2023-04-06T15:21:00Z">
        <w:r w:rsidRPr="00137825" w:rsidDel="002A5E6D">
          <w:delText xml:space="preserve">find out </w:delText>
        </w:r>
        <w:r w:rsidR="0062266F" w:rsidRPr="00137825" w:rsidDel="002A5E6D">
          <w:delText>from the scatter plot</w:delText>
        </w:r>
      </w:del>
      <w:ins w:id="136" w:author="Katy Norris" w:date="2023-04-06T15:21:00Z">
        <w:r w:rsidR="002A5E6D">
          <w:t>can see</w:t>
        </w:r>
      </w:ins>
      <w:r w:rsidR="0062266F" w:rsidRPr="00137825">
        <w:t xml:space="preserve"> that </w:t>
      </w:r>
      <w:r w:rsidRPr="00137825">
        <w:t xml:space="preserve">social movements might have </w:t>
      </w:r>
      <w:ins w:id="137" w:author="Katy Norris" w:date="2023-04-06T15:21:00Z">
        <w:r w:rsidR="002A5E6D">
          <w:t xml:space="preserve">a </w:t>
        </w:r>
      </w:ins>
      <w:r w:rsidRPr="00137825">
        <w:t>positive correlation with economic governance</w:t>
      </w:r>
      <w:r w:rsidR="006869C7" w:rsidRPr="00137825">
        <w:t>—countr</w:t>
      </w:r>
      <w:ins w:id="138" w:author="Katy Norris" w:date="2023-04-06T15:21:00Z">
        <w:r w:rsidR="002A5E6D">
          <w:t>ies</w:t>
        </w:r>
      </w:ins>
      <w:del w:id="139" w:author="Katy Norris" w:date="2023-04-06T15:21:00Z">
        <w:r w:rsidR="006869C7" w:rsidRPr="00137825" w:rsidDel="002A5E6D">
          <w:delText>y</w:delText>
        </w:r>
      </w:del>
      <w:r w:rsidR="006869C7" w:rsidRPr="00137825">
        <w:t xml:space="preserve"> with higher level</w:t>
      </w:r>
      <w:ins w:id="140" w:author="Katy Norris" w:date="2023-04-06T15:21:00Z">
        <w:r w:rsidR="002A5E6D">
          <w:t>s of</w:t>
        </w:r>
      </w:ins>
      <w:r w:rsidR="006869C7" w:rsidRPr="00137825">
        <w:t xml:space="preserve"> social movements might have better economic governance.</w:t>
      </w:r>
      <w:r w:rsidR="000A12ED" w:rsidRPr="00137825">
        <w:t xml:space="preserve"> Country might be forced to </w:t>
      </w:r>
      <w:del w:id="141" w:author="Katy Norris" w:date="2023-04-06T15:21:00Z">
        <w:r w:rsidR="000A12ED" w:rsidRPr="00137825" w:rsidDel="002A5E6D">
          <w:delText>change the allocation of money into addressing</w:delText>
        </w:r>
      </w:del>
      <w:ins w:id="142" w:author="Katy Norris" w:date="2023-04-06T15:21:00Z">
        <w:r w:rsidR="002A5E6D">
          <w:t>address</w:t>
        </w:r>
      </w:ins>
      <w:r w:rsidR="000A12ED" w:rsidRPr="00137825">
        <w:t xml:space="preserve"> economic or social equity problem</w:t>
      </w:r>
      <w:ins w:id="143" w:author="Katy Norris" w:date="2023-04-06T15:21:00Z">
        <w:r w:rsidR="002A5E6D">
          <w:t>s</w:t>
        </w:r>
      </w:ins>
      <w:r w:rsidR="000A12ED" w:rsidRPr="00137825">
        <w:t xml:space="preserve"> when </w:t>
      </w:r>
      <w:r w:rsidR="00222F92" w:rsidRPr="00137825">
        <w:t xml:space="preserve">people are engaging in frequent social movements to express </w:t>
      </w:r>
      <w:ins w:id="144" w:author="Katy Norris" w:date="2023-04-06T15:21:00Z">
        <w:r w:rsidR="00B53F86">
          <w:t>dis</w:t>
        </w:r>
      </w:ins>
      <w:del w:id="145" w:author="Katy Norris" w:date="2023-04-06T15:21:00Z">
        <w:r w:rsidR="00222F92" w:rsidRPr="00137825" w:rsidDel="00B53F86">
          <w:delText>un</w:delText>
        </w:r>
      </w:del>
      <w:r w:rsidR="00222F92" w:rsidRPr="00137825">
        <w:t xml:space="preserve">satisfaction about the status quo. </w:t>
      </w:r>
      <w:ins w:id="146" w:author="Katy Norris" w:date="2023-04-06T15:21:00Z">
        <w:r w:rsidR="009D0DAA">
          <w:t>However, this relation</w:t>
        </w:r>
      </w:ins>
      <w:ins w:id="147" w:author="Katy Norris" w:date="2023-04-06T15:22:00Z">
        <w:r w:rsidR="009D0DAA">
          <w:t>ship needs to be tested with a</w:t>
        </w:r>
      </w:ins>
      <w:del w:id="148" w:author="Katy Norris" w:date="2023-04-06T15:22:00Z">
        <w:r w:rsidR="00CA5DBB" w:rsidRPr="00137825" w:rsidDel="009D0DAA">
          <w:delText>Variable needs to be entered into the</w:delText>
        </w:r>
      </w:del>
      <w:r w:rsidR="00CA5DBB" w:rsidRPr="00137825">
        <w:t xml:space="preserve"> regression model for further verification.</w:t>
      </w:r>
    </w:p>
    <w:p w14:paraId="30463F16" w14:textId="77777777" w:rsidR="009F29C4" w:rsidRPr="00137825" w:rsidRDefault="009F29C4" w:rsidP="00712B0B"/>
    <w:p w14:paraId="2AEE969B" w14:textId="21D9D6E3" w:rsidR="000A7676" w:rsidRPr="00137825" w:rsidRDefault="00250EEA" w:rsidP="000A7676">
      <w:pPr>
        <w:pStyle w:val="Heading3"/>
        <w:numPr>
          <w:ilvl w:val="0"/>
          <w:numId w:val="6"/>
        </w:numPr>
        <w:rPr>
          <w:rFonts w:cs="Times New Roman"/>
        </w:rPr>
      </w:pPr>
      <w:r w:rsidRPr="00137825">
        <w:rPr>
          <w:rFonts w:cs="Times New Roman"/>
        </w:rPr>
        <w:t>Hypothesis 2: higher level of political activism leads to good economic governance.</w:t>
      </w:r>
    </w:p>
    <w:p w14:paraId="12A5769B" w14:textId="74D6D35D" w:rsidR="000A7676" w:rsidRPr="00137825" w:rsidRDefault="000A7676" w:rsidP="000A7676">
      <w:pPr>
        <w:jc w:val="center"/>
      </w:pPr>
      <w:r w:rsidRPr="00137825">
        <w:t>Figure 2</w:t>
      </w:r>
    </w:p>
    <w:p w14:paraId="2F532A0B" w14:textId="2CC70251" w:rsidR="00250EEA" w:rsidRPr="00137825" w:rsidRDefault="00E2118B" w:rsidP="000A7676">
      <w:pPr>
        <w:jc w:val="center"/>
      </w:pPr>
      <w:r w:rsidRPr="00137825">
        <w:rPr>
          <w:noProof/>
        </w:rPr>
        <w:lastRenderedPageBreak/>
        <w:drawing>
          <wp:inline distT="0" distB="0" distL="0" distR="0" wp14:anchorId="69B09EE9" wp14:editId="02F81E09">
            <wp:extent cx="5943600" cy="2971800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1F27" w14:textId="77777777" w:rsidR="000A7676" w:rsidRPr="00137825" w:rsidRDefault="000A7676" w:rsidP="00701CF1">
      <w:pPr>
        <w:jc w:val="both"/>
        <w:rPr>
          <w:sz w:val="21"/>
          <w:szCs w:val="21"/>
        </w:rPr>
      </w:pPr>
      <w:r w:rsidRPr="00137825">
        <w:rPr>
          <w:sz w:val="21"/>
          <w:szCs w:val="21"/>
        </w:rPr>
        <w:t xml:space="preserve">Source: Inglehart, R., C. </w:t>
      </w:r>
      <w:proofErr w:type="spellStart"/>
      <w:r w:rsidRPr="00137825">
        <w:rPr>
          <w:sz w:val="21"/>
          <w:szCs w:val="21"/>
        </w:rPr>
        <w:t>Haerpfer</w:t>
      </w:r>
      <w:proofErr w:type="spellEnd"/>
      <w:r w:rsidRPr="00137825">
        <w:rPr>
          <w:sz w:val="21"/>
          <w:szCs w:val="21"/>
        </w:rPr>
        <w:t xml:space="preserve">, A. Moreno, C. </w:t>
      </w:r>
      <w:proofErr w:type="spellStart"/>
      <w:r w:rsidRPr="00137825">
        <w:rPr>
          <w:sz w:val="21"/>
          <w:szCs w:val="21"/>
        </w:rPr>
        <w:t>Welzel</w:t>
      </w:r>
      <w:proofErr w:type="spellEnd"/>
      <w:r w:rsidRPr="00137825">
        <w:rPr>
          <w:sz w:val="21"/>
          <w:szCs w:val="21"/>
        </w:rPr>
        <w:t xml:space="preserve">, K. </w:t>
      </w:r>
      <w:proofErr w:type="spellStart"/>
      <w:r w:rsidRPr="00137825">
        <w:rPr>
          <w:sz w:val="21"/>
          <w:szCs w:val="21"/>
        </w:rPr>
        <w:t>Kizilova</w:t>
      </w:r>
      <w:proofErr w:type="spellEnd"/>
      <w:r w:rsidRPr="00137825">
        <w:rPr>
          <w:sz w:val="21"/>
          <w:szCs w:val="21"/>
        </w:rPr>
        <w:t xml:space="preserve">, J. Diez-Medrano, M. Lagos, P. Norris, E. </w:t>
      </w:r>
      <w:proofErr w:type="spellStart"/>
      <w:r w:rsidRPr="00137825">
        <w:rPr>
          <w:sz w:val="21"/>
          <w:szCs w:val="21"/>
        </w:rPr>
        <w:t>Ponarin</w:t>
      </w:r>
      <w:proofErr w:type="spellEnd"/>
      <w:r w:rsidRPr="00137825">
        <w:rPr>
          <w:sz w:val="21"/>
          <w:szCs w:val="21"/>
        </w:rPr>
        <w:t xml:space="preserve"> &amp; B. </w:t>
      </w:r>
      <w:proofErr w:type="spellStart"/>
      <w:r w:rsidRPr="00137825">
        <w:rPr>
          <w:sz w:val="21"/>
          <w:szCs w:val="21"/>
        </w:rPr>
        <w:t>Puranen</w:t>
      </w:r>
      <w:proofErr w:type="spellEnd"/>
      <w:r w:rsidRPr="00137825">
        <w:rPr>
          <w:sz w:val="21"/>
          <w:szCs w:val="21"/>
        </w:rPr>
        <w:t xml:space="preserve"> et al. (eds.). (2022). World Values Survey: Wave 7. Madrid, Spain: JD Systems Institute. Retrieved from </w:t>
      </w:r>
      <w:hyperlink r:id="rId13" w:history="1">
        <w:r w:rsidRPr="00137825">
          <w:rPr>
            <w:rStyle w:val="Hyperlink"/>
            <w:sz w:val="21"/>
            <w:szCs w:val="21"/>
          </w:rPr>
          <w:t>http://www.worldvaluessurvey.org/WVSDocumentationWVL.jsp</w:t>
        </w:r>
      </w:hyperlink>
      <w:r w:rsidRPr="00137825">
        <w:rPr>
          <w:sz w:val="21"/>
          <w:szCs w:val="21"/>
        </w:rPr>
        <w:t xml:space="preserve">; World Bank. (2022). World Development Indicators. Retrieved from </w:t>
      </w:r>
      <w:hyperlink r:id="rId14" w:history="1">
        <w:r w:rsidRPr="00137825">
          <w:rPr>
            <w:rStyle w:val="Hyperlink"/>
            <w:sz w:val="21"/>
            <w:szCs w:val="21"/>
          </w:rPr>
          <w:t>https://datacatalog.worldbank.org/dataset/world-development-indicators</w:t>
        </w:r>
      </w:hyperlink>
      <w:r w:rsidRPr="00137825">
        <w:rPr>
          <w:sz w:val="21"/>
          <w:szCs w:val="21"/>
        </w:rPr>
        <w:t xml:space="preserve"> </w:t>
      </w:r>
    </w:p>
    <w:p w14:paraId="09E39BFB" w14:textId="77777777" w:rsidR="00423966" w:rsidRPr="00137825" w:rsidRDefault="00423966" w:rsidP="000A7676">
      <w:pPr>
        <w:rPr>
          <w:sz w:val="21"/>
          <w:szCs w:val="21"/>
        </w:rPr>
      </w:pPr>
    </w:p>
    <w:p w14:paraId="23D353A0" w14:textId="77777777" w:rsidR="0048444A" w:rsidRDefault="00423966" w:rsidP="0048444A">
      <w:pPr>
        <w:jc w:val="both"/>
        <w:rPr>
          <w:ins w:id="149" w:author="Katy Norris" w:date="2023-04-06T15:23:00Z"/>
        </w:rPr>
      </w:pPr>
      <w:r w:rsidRPr="00137825">
        <w:t>From the scatter plot, political activism might have a weak positive correlation with economic governance.</w:t>
      </w:r>
      <w:r w:rsidR="001F0C4E" w:rsidRPr="00137825">
        <w:t xml:space="preserve"> Through participating </w:t>
      </w:r>
      <w:ins w:id="150" w:author="Katy Norris" w:date="2023-04-06T15:22:00Z">
        <w:r w:rsidR="0048444A">
          <w:t xml:space="preserve">in </w:t>
        </w:r>
      </w:ins>
      <w:r w:rsidR="001F0C4E" w:rsidRPr="00137825">
        <w:t>political activities inside the political institutions, it is likely that the policy makers would address people’s voices and interests under economic governance.</w:t>
      </w:r>
      <w:r w:rsidR="00CA5DBB" w:rsidRPr="00137825">
        <w:t xml:space="preserve"> </w:t>
      </w:r>
    </w:p>
    <w:p w14:paraId="62CFADAA" w14:textId="1E77EC04" w:rsidR="0048444A" w:rsidRPr="00137825" w:rsidRDefault="0048444A" w:rsidP="0048444A">
      <w:pPr>
        <w:jc w:val="both"/>
        <w:rPr>
          <w:ins w:id="151" w:author="Katy Norris" w:date="2023-04-06T15:23:00Z"/>
        </w:rPr>
      </w:pPr>
      <w:ins w:id="152" w:author="Katy Norris" w:date="2023-04-06T15:23:00Z">
        <w:r>
          <w:t>T</w:t>
        </w:r>
        <w:r>
          <w:t>his relationship needs to be tested with a</w:t>
        </w:r>
        <w:r w:rsidRPr="00137825">
          <w:t xml:space="preserve"> regression model for further verification.</w:t>
        </w:r>
      </w:ins>
    </w:p>
    <w:p w14:paraId="684572FC" w14:textId="54463104" w:rsidR="00423966" w:rsidRPr="00137825" w:rsidRDefault="00CA5DBB" w:rsidP="00701CF1">
      <w:pPr>
        <w:jc w:val="both"/>
      </w:pPr>
      <w:del w:id="153" w:author="Katy Norris" w:date="2023-04-06T15:23:00Z">
        <w:r w:rsidRPr="00137825" w:rsidDel="0048444A">
          <w:delText>Variable needs to be entered into the regression model for further verification.</w:delText>
        </w:r>
      </w:del>
    </w:p>
    <w:p w14:paraId="2B97963D" w14:textId="77777777" w:rsidR="00B16834" w:rsidRPr="00137825" w:rsidRDefault="00B16834" w:rsidP="00712B0B"/>
    <w:p w14:paraId="7AE0DD2D" w14:textId="3DBEF9FA" w:rsidR="00250EEA" w:rsidRPr="00137825" w:rsidRDefault="00A12C10" w:rsidP="00F20F96">
      <w:pPr>
        <w:pStyle w:val="Heading3"/>
        <w:numPr>
          <w:ilvl w:val="0"/>
          <w:numId w:val="6"/>
        </w:numPr>
        <w:rPr>
          <w:rFonts w:cs="Times New Roman"/>
        </w:rPr>
      </w:pPr>
      <w:r w:rsidRPr="00137825">
        <w:rPr>
          <w:rFonts w:cs="Times New Roman"/>
        </w:rPr>
        <w:t>Research</w:t>
      </w:r>
      <w:r w:rsidR="00F20F96" w:rsidRPr="00137825">
        <w:rPr>
          <w:rFonts w:cs="Times New Roman"/>
        </w:rPr>
        <w:t xml:space="preserve"> model</w:t>
      </w:r>
    </w:p>
    <w:p w14:paraId="369763A8" w14:textId="407D7AA1" w:rsidR="00E85E90" w:rsidRPr="00137825" w:rsidRDefault="00000000" w:rsidP="00712B0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governance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social movement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political activism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3F25A1BC" w14:textId="77777777" w:rsidR="00E85E90" w:rsidRPr="00137825" w:rsidRDefault="00E85E90" w:rsidP="00712B0B"/>
    <w:p w14:paraId="07DBCEB5" w14:textId="2307E573" w:rsidR="00E85E90" w:rsidRPr="00137825" w:rsidRDefault="00250EEA" w:rsidP="00712B0B">
      <w:pPr>
        <w:pStyle w:val="Heading1"/>
        <w:rPr>
          <w:rFonts w:cs="Times New Roman"/>
        </w:rPr>
      </w:pPr>
      <w:r w:rsidRPr="00137825">
        <w:rPr>
          <w:rFonts w:cs="Times New Roman"/>
        </w:rPr>
        <w:t>Regression</w:t>
      </w:r>
      <w:r w:rsidR="00E85E90" w:rsidRPr="00137825">
        <w:rPr>
          <w:rFonts w:cs="Times New Roman"/>
        </w:rPr>
        <w:t xml:space="preserve"> Analysis</w:t>
      </w:r>
    </w:p>
    <w:p w14:paraId="4EF09BA1" w14:textId="64D76B63" w:rsidR="00E85E90" w:rsidRPr="00137825" w:rsidRDefault="00137825" w:rsidP="00137825">
      <w:pPr>
        <w:jc w:val="center"/>
      </w:pPr>
      <w:r w:rsidRPr="00137825">
        <w:t>Table 1</w:t>
      </w:r>
    </w:p>
    <w:p w14:paraId="20E831E0" w14:textId="7F09CBFA" w:rsidR="00137825" w:rsidRPr="00137825" w:rsidRDefault="00CC1710" w:rsidP="00137825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5E33A25" wp14:editId="5076B94C">
            <wp:extent cx="5943600" cy="3880485"/>
            <wp:effectExtent l="0" t="0" r="0" b="571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73D5" w14:textId="77777777" w:rsidR="000A22BC" w:rsidRPr="00137825" w:rsidRDefault="000A22BC" w:rsidP="00701CF1">
      <w:pPr>
        <w:jc w:val="both"/>
        <w:rPr>
          <w:sz w:val="21"/>
          <w:szCs w:val="21"/>
        </w:rPr>
      </w:pPr>
      <w:r w:rsidRPr="00137825">
        <w:rPr>
          <w:sz w:val="21"/>
          <w:szCs w:val="21"/>
        </w:rPr>
        <w:t xml:space="preserve">Source: Inglehart, R., C. </w:t>
      </w:r>
      <w:proofErr w:type="spellStart"/>
      <w:r w:rsidRPr="00137825">
        <w:rPr>
          <w:sz w:val="21"/>
          <w:szCs w:val="21"/>
        </w:rPr>
        <w:t>Haerpfer</w:t>
      </w:r>
      <w:proofErr w:type="spellEnd"/>
      <w:r w:rsidRPr="00137825">
        <w:rPr>
          <w:sz w:val="21"/>
          <w:szCs w:val="21"/>
        </w:rPr>
        <w:t xml:space="preserve">, A. Moreno, C. </w:t>
      </w:r>
      <w:proofErr w:type="spellStart"/>
      <w:r w:rsidRPr="00137825">
        <w:rPr>
          <w:sz w:val="21"/>
          <w:szCs w:val="21"/>
        </w:rPr>
        <w:t>Welzel</w:t>
      </w:r>
      <w:proofErr w:type="spellEnd"/>
      <w:r w:rsidRPr="00137825">
        <w:rPr>
          <w:sz w:val="21"/>
          <w:szCs w:val="21"/>
        </w:rPr>
        <w:t xml:space="preserve">, K. </w:t>
      </w:r>
      <w:proofErr w:type="spellStart"/>
      <w:r w:rsidRPr="00137825">
        <w:rPr>
          <w:sz w:val="21"/>
          <w:szCs w:val="21"/>
        </w:rPr>
        <w:t>Kizilova</w:t>
      </w:r>
      <w:proofErr w:type="spellEnd"/>
      <w:r w:rsidRPr="00137825">
        <w:rPr>
          <w:sz w:val="21"/>
          <w:szCs w:val="21"/>
        </w:rPr>
        <w:t xml:space="preserve">, J. Diez-Medrano, M. Lagos, P. Norris, E. </w:t>
      </w:r>
      <w:proofErr w:type="spellStart"/>
      <w:r w:rsidRPr="00137825">
        <w:rPr>
          <w:sz w:val="21"/>
          <w:szCs w:val="21"/>
        </w:rPr>
        <w:t>Ponarin</w:t>
      </w:r>
      <w:proofErr w:type="spellEnd"/>
      <w:r w:rsidRPr="00137825">
        <w:rPr>
          <w:sz w:val="21"/>
          <w:szCs w:val="21"/>
        </w:rPr>
        <w:t xml:space="preserve"> &amp; B. </w:t>
      </w:r>
      <w:proofErr w:type="spellStart"/>
      <w:r w:rsidRPr="00137825">
        <w:rPr>
          <w:sz w:val="21"/>
          <w:szCs w:val="21"/>
        </w:rPr>
        <w:t>Puranen</w:t>
      </w:r>
      <w:proofErr w:type="spellEnd"/>
      <w:r w:rsidRPr="00137825">
        <w:rPr>
          <w:sz w:val="21"/>
          <w:szCs w:val="21"/>
        </w:rPr>
        <w:t xml:space="preserve"> et al. (eds.). (2022). World Values Survey: Wave 7. Madrid, Spain: JD Systems Institute. Retrieved from </w:t>
      </w:r>
      <w:hyperlink r:id="rId16" w:history="1">
        <w:r w:rsidRPr="00137825">
          <w:rPr>
            <w:rStyle w:val="Hyperlink"/>
            <w:sz w:val="21"/>
            <w:szCs w:val="21"/>
          </w:rPr>
          <w:t>http://www.worldvaluessurvey.org/WVSDocumentationWVL.jsp</w:t>
        </w:r>
      </w:hyperlink>
      <w:r w:rsidRPr="00137825">
        <w:rPr>
          <w:sz w:val="21"/>
          <w:szCs w:val="21"/>
        </w:rPr>
        <w:t xml:space="preserve">; World Bank. (2022). World Development Indicators. Retrieved from </w:t>
      </w:r>
      <w:hyperlink r:id="rId17" w:history="1">
        <w:r w:rsidRPr="00137825">
          <w:rPr>
            <w:rStyle w:val="Hyperlink"/>
            <w:sz w:val="21"/>
            <w:szCs w:val="21"/>
          </w:rPr>
          <w:t>https://datacatalog.worldbank.org/dataset/world-development-indicators</w:t>
        </w:r>
      </w:hyperlink>
      <w:r w:rsidRPr="00137825">
        <w:rPr>
          <w:sz w:val="21"/>
          <w:szCs w:val="21"/>
        </w:rPr>
        <w:t xml:space="preserve"> </w:t>
      </w:r>
    </w:p>
    <w:p w14:paraId="121B4576" w14:textId="77777777" w:rsidR="00D669E1" w:rsidRDefault="00D669E1" w:rsidP="00712B0B"/>
    <w:p w14:paraId="25E961AA" w14:textId="62C2F0EF" w:rsidR="00F34640" w:rsidRDefault="004C59FC" w:rsidP="00753BC4">
      <w:pPr>
        <w:jc w:val="both"/>
      </w:pPr>
      <w:r>
        <w:rPr>
          <w:rFonts w:hint="eastAsia"/>
        </w:rPr>
        <w:t>For</w:t>
      </w:r>
      <w:r>
        <w:t xml:space="preserve"> model 1 and model 2, we test research hypothesis 1 and 2 respectively. </w:t>
      </w:r>
      <w:r w:rsidR="00500B0D">
        <w:t xml:space="preserve">Only </w:t>
      </w:r>
      <w:r w:rsidR="00753BC4">
        <w:t xml:space="preserve">research </w:t>
      </w:r>
      <w:r w:rsidR="00500B0D">
        <w:t>hypothesis 1—social movements—passed 95% of significance level.</w:t>
      </w:r>
      <w:r w:rsidR="00753BC4">
        <w:t xml:space="preserve"> For re</w:t>
      </w:r>
      <w:r w:rsidR="005A6638">
        <w:t xml:space="preserve">search hypothesis 2, we </w:t>
      </w:r>
      <w:del w:id="154" w:author="Katy Norris" w:date="2023-04-06T15:23:00Z">
        <w:r w:rsidR="005A6638" w:rsidDel="00AF698F">
          <w:delText xml:space="preserve">have </w:delText>
        </w:r>
        <w:r w:rsidR="00366390" w:rsidDel="00AF698F">
          <w:delText>not</w:delText>
        </w:r>
      </w:del>
      <w:ins w:id="155" w:author="Katy Norris" w:date="2023-04-06T15:23:00Z">
        <w:r w:rsidR="00AF698F">
          <w:t>do no</w:t>
        </w:r>
      </w:ins>
      <w:ins w:id="156" w:author="Katy Norris" w:date="2023-04-06T15:24:00Z">
        <w:r w:rsidR="00AF698F">
          <w:t>t have</w:t>
        </w:r>
      </w:ins>
      <w:r w:rsidR="005A6638">
        <w:t xml:space="preserve"> enough evidence to </w:t>
      </w:r>
      <w:del w:id="157" w:author="Katy Norris" w:date="2023-04-06T15:24:00Z">
        <w:r w:rsidR="005A6638" w:rsidDel="00AF698F">
          <w:delText xml:space="preserve">prove </w:delText>
        </w:r>
      </w:del>
      <w:ins w:id="158" w:author="Katy Norris" w:date="2023-04-06T15:24:00Z">
        <w:r w:rsidR="00AF698F">
          <w:t>conclude that</w:t>
        </w:r>
        <w:r w:rsidR="00AF698F">
          <w:t xml:space="preserve"> </w:t>
        </w:r>
      </w:ins>
      <w:r w:rsidR="005A6638">
        <w:t xml:space="preserve">political activism </w:t>
      </w:r>
      <w:del w:id="159" w:author="Katy Norris" w:date="2023-04-06T15:24:00Z">
        <w:r w:rsidR="005A6638" w:rsidDel="00AF698F">
          <w:delText>has correlation</w:delText>
        </w:r>
      </w:del>
      <w:ins w:id="160" w:author="Katy Norris" w:date="2023-04-06T15:24:00Z">
        <w:r w:rsidR="00AF698F">
          <w:t>is correlated</w:t>
        </w:r>
      </w:ins>
      <w:r w:rsidR="005A6638">
        <w:t xml:space="preserve"> with economic governance.</w:t>
      </w:r>
    </w:p>
    <w:p w14:paraId="6E89EF94" w14:textId="77777777" w:rsidR="003911D5" w:rsidRDefault="003911D5" w:rsidP="00753BC4">
      <w:pPr>
        <w:jc w:val="both"/>
      </w:pPr>
    </w:p>
    <w:p w14:paraId="3A183BCD" w14:textId="3EA043C5" w:rsidR="003F625E" w:rsidRPr="000A22BC" w:rsidRDefault="003911D5" w:rsidP="00C75FA3">
      <w:pPr>
        <w:jc w:val="both"/>
      </w:pPr>
      <w:r>
        <w:t xml:space="preserve">Furthermore, </w:t>
      </w:r>
      <w:r w:rsidR="00D32DF5">
        <w:t>we enter control variables in</w:t>
      </w:r>
      <w:r w:rsidR="00D106D5">
        <w:t>t</w:t>
      </w:r>
      <w:r w:rsidR="00D32DF5">
        <w:t xml:space="preserve">o regression model 3 to </w:t>
      </w:r>
      <w:del w:id="161" w:author="Katy Norris" w:date="2023-04-06T15:24:00Z">
        <w:r w:rsidR="00D32DF5" w:rsidDel="00C370E0">
          <w:delText>strictly verify research hypothesis</w:delText>
        </w:r>
      </w:del>
      <w:ins w:id="162" w:author="Katy Norris" w:date="2023-04-06T15:24:00Z">
        <w:r w:rsidR="00C370E0">
          <w:t>estimate more precise relationship between political participation and economic governance</w:t>
        </w:r>
      </w:ins>
      <w:r w:rsidR="00D32DF5">
        <w:t>.</w:t>
      </w:r>
      <w:r w:rsidR="007155AB">
        <w:t xml:space="preserve"> The scale-location plot </w:t>
      </w:r>
      <w:del w:id="163" w:author="Katy Norris" w:date="2023-04-06T15:24:00Z">
        <w:r w:rsidR="007155AB" w:rsidDel="00887E10">
          <w:delText>shows a sign of</w:delText>
        </w:r>
      </w:del>
      <w:ins w:id="164" w:author="Katy Norris" w:date="2023-04-06T15:24:00Z">
        <w:r w:rsidR="00887E10">
          <w:t>suggests that there may be</w:t>
        </w:r>
      </w:ins>
      <w:r w:rsidR="007155AB">
        <w:t xml:space="preserve"> linearity of </w:t>
      </w:r>
      <w:ins w:id="165" w:author="Katy Norris" w:date="2023-04-06T15:24:00Z">
        <w:r w:rsidR="00887E10">
          <w:t xml:space="preserve">the </w:t>
        </w:r>
      </w:ins>
      <w:r w:rsidR="007155AB">
        <w:t xml:space="preserve">residual, which might be a </w:t>
      </w:r>
      <w:r w:rsidR="00C75FA3">
        <w:t xml:space="preserve">violation of </w:t>
      </w:r>
      <w:ins w:id="166" w:author="Katy Norris" w:date="2023-04-06T15:24:00Z">
        <w:r w:rsidR="00887E10">
          <w:t xml:space="preserve">the </w:t>
        </w:r>
      </w:ins>
      <w:del w:id="167" w:author="Katy Norris" w:date="2023-04-06T15:25:00Z">
        <w:r w:rsidR="00C75FA3" w:rsidDel="00887E10">
          <w:delText>assumption</w:delText>
        </w:r>
        <w:r w:rsidR="007155AB" w:rsidRPr="007155AB" w:rsidDel="00887E10">
          <w:delText xml:space="preserve"> of </w:delText>
        </w:r>
      </w:del>
      <w:r w:rsidR="007155AB" w:rsidRPr="007155AB">
        <w:t>homoscedasticity</w:t>
      </w:r>
      <w:ins w:id="168" w:author="Katy Norris" w:date="2023-04-06T15:25:00Z">
        <w:r w:rsidR="00887E10">
          <w:t xml:space="preserve"> assumption</w:t>
        </w:r>
      </w:ins>
      <w:r w:rsidR="00174CA6">
        <w:t xml:space="preserve"> (See Figure 3, Appendix II)</w:t>
      </w:r>
      <w:r w:rsidR="00C75FA3">
        <w:t xml:space="preserve">.  To address </w:t>
      </w:r>
      <w:del w:id="169" w:author="Katy Norris" w:date="2023-04-06T15:25:00Z">
        <w:r w:rsidR="00C75FA3" w:rsidDel="008F2551">
          <w:delText>the problem</w:delText>
        </w:r>
      </w:del>
      <w:ins w:id="170" w:author="Katy Norris" w:date="2023-04-06T15:25:00Z">
        <w:r w:rsidR="008F2551">
          <w:t>this</w:t>
        </w:r>
      </w:ins>
      <w:r w:rsidR="00C75FA3">
        <w:t xml:space="preserve">, regression model 4 excludes the outliers defined by the Q-Q plot </w:t>
      </w:r>
      <w:del w:id="171" w:author="Katy Norris" w:date="2023-04-06T15:25:00Z">
        <w:r w:rsidR="00695470" w:rsidDel="008F2551">
          <w:delText>and gains more credibility than model 3</w:delText>
        </w:r>
      </w:del>
      <w:r w:rsidR="00C75FA3">
        <w:t>(See Figure 3, Appendix II). The red line in new scale-location plot</w:t>
      </w:r>
      <w:r w:rsidR="00C75FA3">
        <w:rPr>
          <w:rFonts w:hint="eastAsia"/>
        </w:rPr>
        <w:t xml:space="preserve"> </w:t>
      </w:r>
      <w:r w:rsidR="00C75FA3">
        <w:t>for model 4 is horizontal</w:t>
      </w:r>
      <w:ins w:id="172" w:author="Katy Norris" w:date="2023-04-06T15:25:00Z">
        <w:r w:rsidR="008F2551">
          <w:t>,</w:t>
        </w:r>
      </w:ins>
      <w:del w:id="173" w:author="Katy Norris" w:date="2023-04-06T15:25:00Z">
        <w:r w:rsidR="00C75FA3" w:rsidDel="008F2551">
          <w:delText xml:space="preserve"> across</w:delText>
        </w:r>
      </w:del>
      <w:r w:rsidR="00C75FA3">
        <w:t xml:space="preserve"> and </w:t>
      </w:r>
      <w:del w:id="174" w:author="Katy Norris" w:date="2023-04-06T15:25:00Z">
        <w:r w:rsidR="00C75FA3" w:rsidDel="008F2551">
          <w:delText xml:space="preserve">it suggests </w:delText>
        </w:r>
      </w:del>
      <w:ins w:id="175" w:author="Katy Norris" w:date="2023-04-06T15:25:00Z">
        <w:r w:rsidR="008F2551">
          <w:t xml:space="preserve">shows </w:t>
        </w:r>
      </w:ins>
      <w:r w:rsidR="00C75FA3">
        <w:t xml:space="preserve">no sign of </w:t>
      </w:r>
      <w:del w:id="176" w:author="Katy Norris" w:date="2023-04-06T15:25:00Z">
        <w:r w:rsidR="00C75FA3" w:rsidDel="008F2551">
          <w:delText xml:space="preserve">possible </w:delText>
        </w:r>
      </w:del>
      <w:r w:rsidR="00C75FA3">
        <w:t xml:space="preserve">linearity among residuals (See Figure 4, Appendix II).  </w:t>
      </w:r>
      <w:r w:rsidR="00214FA6">
        <w:t>What’s more, we can also see a cloud shape</w:t>
      </w:r>
      <w:ins w:id="177" w:author="Katy Norris" w:date="2023-04-06T15:25:00Z">
        <w:r w:rsidR="008F2551">
          <w:t>-</w:t>
        </w:r>
      </w:ins>
      <w:del w:id="178" w:author="Katy Norris" w:date="2023-04-06T15:25:00Z">
        <w:r w:rsidR="00214FA6" w:rsidDel="008F2551">
          <w:delText xml:space="preserve"> </w:delText>
        </w:r>
      </w:del>
      <w:r w:rsidR="00214FA6">
        <w:t>like distribution in residuals vs. fitted value plot</w:t>
      </w:r>
      <w:r w:rsidR="00FF05EC">
        <w:t xml:space="preserve"> (See Figure 4, Appendix II)</w:t>
      </w:r>
      <w:r w:rsidR="00214FA6">
        <w:t>.</w:t>
      </w:r>
      <w:r w:rsidR="00695470">
        <w:t xml:space="preserve"> </w:t>
      </w:r>
    </w:p>
    <w:p w14:paraId="69BA756F" w14:textId="77777777" w:rsidR="00CC1710" w:rsidRDefault="00CC1710" w:rsidP="00712B0B"/>
    <w:p w14:paraId="4F62621A" w14:textId="3E7CB6A9" w:rsidR="00D669E1" w:rsidRDefault="009717BA" w:rsidP="00712B0B">
      <w:r>
        <w:t>Both social movements and political activism gain</w:t>
      </w:r>
      <w:del w:id="179" w:author="Katy Norris" w:date="2023-04-06T15:26:00Z">
        <w:r w:rsidDel="009E44F5">
          <w:delText>s</w:delText>
        </w:r>
      </w:del>
      <w:r>
        <w:t xml:space="preserve"> statistical significance in regression model 4. </w:t>
      </w:r>
      <w:r w:rsidR="00667766">
        <w:t xml:space="preserve">Two control variables, </w:t>
      </w:r>
      <w:proofErr w:type="gramStart"/>
      <w:r w:rsidR="00667766">
        <w:t>unemployment</w:t>
      </w:r>
      <w:proofErr w:type="gramEnd"/>
      <w:r w:rsidR="00667766">
        <w:t xml:space="preserve"> and economic development</w:t>
      </w:r>
      <w:r w:rsidR="0023508F">
        <w:t>,</w:t>
      </w:r>
      <w:r w:rsidR="00667766">
        <w:t xml:space="preserve"> however, also have statistical significance.</w:t>
      </w:r>
      <w:r w:rsidR="00C770B4">
        <w:t xml:space="preserve"> The multicollinearity test of model 4 shows the VIF value of </w:t>
      </w:r>
      <w:r w:rsidR="00C770B4">
        <w:rPr>
          <w:rFonts w:hint="eastAsia"/>
        </w:rPr>
        <w:t>social</w:t>
      </w:r>
      <w:r w:rsidR="00C770B4">
        <w:t xml:space="preserve"> movements is slightly above 5 and public activism is closely to 5.</w:t>
      </w:r>
    </w:p>
    <w:p w14:paraId="32F0022A" w14:textId="77777777" w:rsidR="005A3482" w:rsidRDefault="005A3482" w:rsidP="00712B0B"/>
    <w:p w14:paraId="2576813B" w14:textId="0CC9B28A" w:rsidR="009717BA" w:rsidRDefault="005D17CC" w:rsidP="006B1E07">
      <w:pPr>
        <w:jc w:val="both"/>
      </w:pPr>
      <w:proofErr w:type="gramStart"/>
      <w:r>
        <w:rPr>
          <w:rFonts w:hint="eastAsia"/>
        </w:rPr>
        <w:lastRenderedPageBreak/>
        <w:t>In</w:t>
      </w:r>
      <w:r>
        <w:t xml:space="preserve"> order t</w:t>
      </w:r>
      <w:r w:rsidRPr="005D17CC">
        <w:t>o</w:t>
      </w:r>
      <w:proofErr w:type="gramEnd"/>
      <w:r w:rsidRPr="005D17CC">
        <w:t xml:space="preserve"> eliminate the collinear influence of control variables, we need to do further interaction analysis</w:t>
      </w:r>
      <w:del w:id="180" w:author="Katy Norris" w:date="2023-04-06T15:43:00Z">
        <w:r w:rsidR="00DF2024" w:rsidDel="00183BC2">
          <w:delText xml:space="preserve"> to verify</w:delText>
        </w:r>
      </w:del>
      <w:r w:rsidR="00DF2024">
        <w:t>.</w:t>
      </w:r>
      <w:r w:rsidR="001C2889">
        <w:t xml:space="preserve"> </w:t>
      </w:r>
      <w:r w:rsidR="00EF3AFA">
        <w:t xml:space="preserve">Through making plots of prediction model between </w:t>
      </w:r>
      <w:ins w:id="181" w:author="Katy Norris" w:date="2023-04-06T15:43:00Z">
        <w:r w:rsidR="00183BC2">
          <w:t xml:space="preserve">the </w:t>
        </w:r>
      </w:ins>
      <w:r w:rsidR="00EF3AFA">
        <w:t>independent variables and control variables, we can find out wh</w:t>
      </w:r>
      <w:r w:rsidR="006B1E07">
        <w:t>ich</w:t>
      </w:r>
      <w:r w:rsidR="00EF3AFA">
        <w:t xml:space="preserve"> control variables interact with which independent variables on the correlation with economic governance</w:t>
      </w:r>
      <w:r w:rsidR="006B1E07">
        <w:t xml:space="preserve"> </w:t>
      </w:r>
      <w:r w:rsidR="00EF3AFA">
        <w:t xml:space="preserve">(See Figure </w:t>
      </w:r>
      <w:r w:rsidR="006B1E07">
        <w:t>5</w:t>
      </w:r>
      <w:r w:rsidR="00EF3AFA">
        <w:t>, Appendix II)</w:t>
      </w:r>
      <w:r w:rsidR="006B1E07">
        <w:t xml:space="preserve">. All four plots show no significant evidence to demonstrate that both control variables have </w:t>
      </w:r>
      <w:ins w:id="182" w:author="Katy Norris" w:date="2023-04-06T16:02:00Z">
        <w:r w:rsidR="00417BEB">
          <w:t xml:space="preserve">an </w:t>
        </w:r>
      </w:ins>
      <w:r w:rsidR="006B1E07">
        <w:t xml:space="preserve">interactive effect on </w:t>
      </w:r>
      <w:ins w:id="183" w:author="Katy Norris" w:date="2023-04-06T15:43:00Z">
        <w:r w:rsidR="00183BC2">
          <w:t xml:space="preserve">the </w:t>
        </w:r>
      </w:ins>
      <w:r w:rsidR="006B1E07">
        <w:t>independent variable because both social movements and political activism are evenly distributed.</w:t>
      </w:r>
    </w:p>
    <w:p w14:paraId="7C0458B4" w14:textId="77777777" w:rsidR="00682812" w:rsidRDefault="00682812" w:rsidP="006B1E07">
      <w:pPr>
        <w:jc w:val="both"/>
      </w:pPr>
    </w:p>
    <w:p w14:paraId="24F19B1B" w14:textId="375A0744" w:rsidR="00682812" w:rsidRDefault="00EA3400" w:rsidP="002B286F">
      <w:r>
        <w:t>Relatively</w:t>
      </w:r>
      <w:r w:rsidR="000E78EE">
        <w:t xml:space="preserve">, </w:t>
      </w:r>
      <w:r>
        <w:t xml:space="preserve">unemployment </w:t>
      </w:r>
      <w:r w:rsidR="00E60CCB">
        <w:t>is</w:t>
      </w:r>
      <w:r>
        <w:t xml:space="preserve"> likely to have </w:t>
      </w:r>
      <w:ins w:id="184" w:author="Katy Norris" w:date="2023-04-06T16:03:00Z">
        <w:r w:rsidR="00417BEB">
          <w:t xml:space="preserve">an </w:t>
        </w:r>
      </w:ins>
      <w:r>
        <w:t xml:space="preserve">interactive effect </w:t>
      </w:r>
      <w:ins w:id="185" w:author="Katy Norris" w:date="2023-04-06T16:03:00Z">
        <w:r w:rsidR="00417BEB">
          <w:t>with</w:t>
        </w:r>
      </w:ins>
      <w:del w:id="186" w:author="Katy Norris" w:date="2023-04-06T16:03:00Z">
        <w:r w:rsidDel="00417BEB">
          <w:delText>on</w:delText>
        </w:r>
      </w:del>
      <w:r>
        <w:t xml:space="preserve"> social movements </w:t>
      </w:r>
      <w:ins w:id="187" w:author="Katy Norris" w:date="2023-04-06T16:03:00Z">
        <w:r w:rsidR="00417BEB">
          <w:t xml:space="preserve">on economic governance </w:t>
        </w:r>
      </w:ins>
      <w:r>
        <w:t xml:space="preserve">because it might trigger more people to participate in social movements. People in </w:t>
      </w:r>
      <w:ins w:id="188" w:author="Katy Norris" w:date="2023-04-06T15:57:00Z">
        <w:r w:rsidR="00627BB1">
          <w:t xml:space="preserve">a </w:t>
        </w:r>
      </w:ins>
      <w:r>
        <w:t xml:space="preserve">country with more advanced economic development might have </w:t>
      </w:r>
      <w:r w:rsidR="00AA1E7F">
        <w:t>more resources and economic basis</w:t>
      </w:r>
      <w:del w:id="189" w:author="Katy Norris" w:date="2023-04-06T16:03:00Z">
        <w:r w:rsidR="00AA1E7F" w:rsidDel="00417BEB">
          <w:delText xml:space="preserve"> for them</w:delText>
        </w:r>
      </w:del>
      <w:r w:rsidR="00AA1E7F">
        <w:t xml:space="preserve"> to be involved in </w:t>
      </w:r>
      <w:ins w:id="190" w:author="Katy Norris" w:date="2023-04-06T16:03:00Z">
        <w:r w:rsidR="00417BEB">
          <w:t xml:space="preserve">a </w:t>
        </w:r>
      </w:ins>
      <w:r w:rsidR="00AA1E7F">
        <w:t>political campaign</w:t>
      </w:r>
      <w:ins w:id="191" w:author="Katy Norris" w:date="2023-04-06T16:03:00Z">
        <w:r w:rsidR="00417BEB">
          <w:t>,</w:t>
        </w:r>
      </w:ins>
      <w:r w:rsidR="00F06C53">
        <w:t xml:space="preserve"> so th</w:t>
      </w:r>
      <w:ins w:id="192" w:author="Katy Norris" w:date="2023-04-06T16:03:00Z">
        <w:r w:rsidR="00417BEB">
          <w:t>e</w:t>
        </w:r>
      </w:ins>
      <w:del w:id="193" w:author="Katy Norris" w:date="2023-04-06T16:03:00Z">
        <w:r w:rsidR="00F06C53" w:rsidDel="00417BEB">
          <w:delText>at</w:delText>
        </w:r>
      </w:del>
      <w:r w:rsidR="00F06C53">
        <w:t xml:space="preserve"> government </w:t>
      </w:r>
      <w:del w:id="194" w:author="Katy Norris" w:date="2023-04-06T16:03:00Z">
        <w:r w:rsidR="00F06C53" w:rsidDel="00417BEB">
          <w:delText>has more likelihood</w:delText>
        </w:r>
      </w:del>
      <w:ins w:id="195" w:author="Katy Norris" w:date="2023-04-06T16:03:00Z">
        <w:r w:rsidR="00417BEB">
          <w:t>is more likely</w:t>
        </w:r>
      </w:ins>
      <w:r w:rsidR="00F06C53">
        <w:t xml:space="preserve"> to reflect the interests of more people in economic governance.</w:t>
      </w:r>
      <w:r w:rsidR="002B286F">
        <w:t xml:space="preserve"> </w:t>
      </w:r>
      <w:r w:rsidR="00207881">
        <w:t>For both reasons, m</w:t>
      </w:r>
      <w:r>
        <w:t>odel 5 and model 6 are to further test</w:t>
      </w:r>
      <w:ins w:id="196" w:author="Katy Norris" w:date="2023-04-06T16:04:00Z">
        <w:r w:rsidR="00112103">
          <w:t xml:space="preserve"> for</w:t>
        </w:r>
      </w:ins>
      <w:del w:id="197" w:author="Katy Norris" w:date="2023-04-06T16:04:00Z">
        <w:r w:rsidDel="00112103">
          <w:delText>ify</w:delText>
        </w:r>
      </w:del>
      <w:r>
        <w:t xml:space="preserve"> interactive effect</w:t>
      </w:r>
      <w:ins w:id="198" w:author="Katy Norris" w:date="2023-04-06T16:04:00Z">
        <w:r w:rsidR="00112103">
          <w:t>s</w:t>
        </w:r>
      </w:ins>
      <w:r>
        <w:t xml:space="preserve"> via regression.</w:t>
      </w:r>
    </w:p>
    <w:p w14:paraId="2840C2BD" w14:textId="77777777" w:rsidR="006B1E07" w:rsidRPr="00914BAA" w:rsidRDefault="006B1E07" w:rsidP="006B1E07">
      <w:pPr>
        <w:jc w:val="both"/>
      </w:pPr>
    </w:p>
    <w:p w14:paraId="5A5AC46C" w14:textId="071CB6FE" w:rsidR="005D17CC" w:rsidRDefault="00A07CB6" w:rsidP="00A07CB6">
      <w:pPr>
        <w:jc w:val="both"/>
      </w:pPr>
      <w:r>
        <w:t xml:space="preserve">Both results of model 5 and model 6 have statistical significance for the interaction. By examining the </w:t>
      </w:r>
      <w:r w:rsidR="00A0231E">
        <w:t xml:space="preserve">interaction plots, we can also conclude that both independent variables </w:t>
      </w:r>
      <w:r w:rsidR="001C5113">
        <w:t>have</w:t>
      </w:r>
      <w:r w:rsidR="00A0231E">
        <w:t xml:space="preserve"> no differences in their influence on </w:t>
      </w:r>
      <w:ins w:id="199" w:author="Katy Norris" w:date="2023-04-06T16:04:00Z">
        <w:r w:rsidR="00112103">
          <w:t xml:space="preserve">the </w:t>
        </w:r>
      </w:ins>
      <w:r w:rsidR="00A0231E">
        <w:t>dependent variable given the involvement of control variables</w:t>
      </w:r>
      <w:r w:rsidR="001C5113">
        <w:t xml:space="preserve"> (See Figure 6 &amp; 9, Appendix II)</w:t>
      </w:r>
      <w:r w:rsidR="00A0231E">
        <w:t>.</w:t>
      </w:r>
      <w:r w:rsidR="001C5113">
        <w:t xml:space="preserve"> After </w:t>
      </w:r>
      <w:r w:rsidR="002C5AE2">
        <w:t xml:space="preserve">a closer examination of </w:t>
      </w:r>
      <w:ins w:id="200" w:author="Katy Norris" w:date="2023-04-06T16:04:00Z">
        <w:r w:rsidR="00112103">
          <w:t xml:space="preserve">the </w:t>
        </w:r>
      </w:ins>
      <w:r w:rsidR="002C5AE2">
        <w:t xml:space="preserve">marginal analysis of model 5 and 6, we do not find </w:t>
      </w:r>
      <w:r w:rsidR="002C5AE2">
        <w:rPr>
          <w:rFonts w:hint="eastAsia"/>
        </w:rPr>
        <w:t>tha</w:t>
      </w:r>
      <w:r w:rsidR="002C5AE2">
        <w:t xml:space="preserve">t there </w:t>
      </w:r>
      <w:ins w:id="201" w:author="Katy Norris" w:date="2023-04-06T16:04:00Z">
        <w:r w:rsidR="00112103">
          <w:t>is</w:t>
        </w:r>
      </w:ins>
      <w:del w:id="202" w:author="Katy Norris" w:date="2023-04-06T16:04:00Z">
        <w:r w:rsidR="002C5AE2" w:rsidDel="00112103">
          <w:delText>are</w:delText>
        </w:r>
      </w:del>
      <w:r w:rsidR="002C5AE2">
        <w:t xml:space="preserve"> a lot of </w:t>
      </w:r>
      <w:del w:id="203" w:author="Katy Norris" w:date="2023-04-06T16:05:00Z">
        <w:r w:rsidR="002C5AE2" w:rsidDel="00112103">
          <w:delText xml:space="preserve">outliers </w:delText>
        </w:r>
      </w:del>
      <w:r w:rsidR="002C5AE2">
        <w:t>influence</w:t>
      </w:r>
      <w:ins w:id="204" w:author="Katy Norris" w:date="2023-04-06T16:04:00Z">
        <w:r w:rsidR="00112103">
          <w:t xml:space="preserve"> from outliers</w:t>
        </w:r>
      </w:ins>
      <w:r w:rsidR="002C5AE2">
        <w:t xml:space="preserve"> on</w:t>
      </w:r>
      <w:ins w:id="205" w:author="Katy Norris" w:date="2023-04-06T16:04:00Z">
        <w:r w:rsidR="00112103">
          <w:t xml:space="preserve"> the</w:t>
        </w:r>
      </w:ins>
      <w:r w:rsidR="002C5AE2">
        <w:t xml:space="preserve"> regression models (See Figure 7, 8, 10, 11, Appendix II).</w:t>
      </w:r>
    </w:p>
    <w:p w14:paraId="2BBD746E" w14:textId="77777777" w:rsidR="002C5AE2" w:rsidRDefault="002C5AE2" w:rsidP="00A07CB6">
      <w:pPr>
        <w:jc w:val="both"/>
      </w:pPr>
    </w:p>
    <w:p w14:paraId="0F9978E2" w14:textId="39A3E2FA" w:rsidR="002C5AE2" w:rsidRPr="00A07CB6" w:rsidRDefault="002C5AE2" w:rsidP="003C372A">
      <w:pPr>
        <w:jc w:val="both"/>
      </w:pPr>
      <w:del w:id="206" w:author="Katy Norris" w:date="2023-04-06T16:05:00Z">
        <w:r w:rsidDel="00112103">
          <w:rPr>
            <w:rFonts w:hint="eastAsia"/>
          </w:rPr>
          <w:delText>E</w:delText>
        </w:r>
        <w:r w:rsidDel="00112103">
          <w:delText xml:space="preserve">ventually, </w:delText>
        </w:r>
        <w:r w:rsidR="003C372A" w:rsidDel="00112103">
          <w:delText>after</w:delText>
        </w:r>
      </w:del>
      <w:ins w:id="207" w:author="Katy Norris" w:date="2023-04-06T16:05:00Z">
        <w:r w:rsidR="00112103">
          <w:t>After</w:t>
        </w:r>
      </w:ins>
      <w:r w:rsidR="003C372A">
        <w:t xml:space="preserve"> </w:t>
      </w:r>
      <w:del w:id="208" w:author="Katy Norris" w:date="2023-04-06T16:05:00Z">
        <w:r w:rsidDel="00112103">
          <w:delText xml:space="preserve">we ruled </w:delText>
        </w:r>
      </w:del>
      <w:ins w:id="209" w:author="Katy Norris" w:date="2023-04-06T16:05:00Z">
        <w:r w:rsidR="00112103">
          <w:t xml:space="preserve">ruling </w:t>
        </w:r>
      </w:ins>
      <w:r>
        <w:t>out the problem of multicollinearity and interactive effect</w:t>
      </w:r>
      <w:ins w:id="210" w:author="Katy Norris" w:date="2023-04-06T16:05:00Z">
        <w:r w:rsidR="00112103">
          <w:t>s</w:t>
        </w:r>
      </w:ins>
      <w:r>
        <w:t xml:space="preserve"> from control variables</w:t>
      </w:r>
      <w:r w:rsidR="00D0768D">
        <w:t xml:space="preserve"> </w:t>
      </w:r>
      <w:ins w:id="211" w:author="Katy Norris" w:date="2023-04-06T16:05:00Z">
        <w:r w:rsidR="00112103">
          <w:t>with</w:t>
        </w:r>
      </w:ins>
      <w:del w:id="212" w:author="Katy Norris" w:date="2023-04-06T16:05:00Z">
        <w:r w:rsidR="00D0768D" w:rsidDel="00112103">
          <w:delText>by</w:delText>
        </w:r>
      </w:del>
      <w:r w:rsidR="00D0768D">
        <w:t xml:space="preserve"> model 5 and 6</w:t>
      </w:r>
      <w:r w:rsidR="003C372A">
        <w:t xml:space="preserve">, we are convinced </w:t>
      </w:r>
      <w:del w:id="213" w:author="Katy Norris" w:date="2023-04-06T16:05:00Z">
        <w:r w:rsidR="003C372A" w:rsidDel="00112103">
          <w:delText>to use</w:delText>
        </w:r>
      </w:del>
      <w:ins w:id="214" w:author="Katy Norris" w:date="2023-04-06T16:05:00Z">
        <w:r w:rsidR="00112103">
          <w:t>that</w:t>
        </w:r>
      </w:ins>
      <w:r w:rsidR="003C372A">
        <w:t xml:space="preserve"> regression model 4 </w:t>
      </w:r>
      <w:ins w:id="215" w:author="Katy Norris" w:date="2023-04-06T16:05:00Z">
        <w:r w:rsidR="00112103">
          <w:t>i</w:t>
        </w:r>
      </w:ins>
      <w:del w:id="216" w:author="Katy Norris" w:date="2023-04-06T16:05:00Z">
        <w:r w:rsidR="003C372A" w:rsidDel="00112103">
          <w:delText>a</w:delText>
        </w:r>
      </w:del>
      <w:r w:rsidR="003C372A">
        <w:t xml:space="preserve">s statistically reliable regression. To have more </w:t>
      </w:r>
      <w:del w:id="217" w:author="Katy Norris" w:date="2023-04-06T16:06:00Z">
        <w:r w:rsidR="003C372A" w:rsidDel="00112103">
          <w:delText xml:space="preserve">stringent </w:delText>
        </w:r>
      </w:del>
      <w:ins w:id="218" w:author="Katy Norris" w:date="2023-04-06T16:06:00Z">
        <w:r w:rsidR="00112103">
          <w:t>precise</w:t>
        </w:r>
        <w:r w:rsidR="00112103">
          <w:t xml:space="preserve"> </w:t>
        </w:r>
      </w:ins>
      <w:r w:rsidR="003C372A">
        <w:t xml:space="preserve">p-value and to minimize statistical error, we </w:t>
      </w:r>
      <w:r w:rsidR="003C372A">
        <w:rPr>
          <w:rFonts w:hint="eastAsia"/>
        </w:rPr>
        <w:t>do</w:t>
      </w:r>
      <w:r w:rsidR="003C372A">
        <w:t xml:space="preserve"> a robust regression based on model 4</w:t>
      </w:r>
      <w:r w:rsidR="00775C88">
        <w:t xml:space="preserve">, and the model explains 51.9% of the </w:t>
      </w:r>
      <w:ins w:id="219" w:author="Katy Norris" w:date="2023-04-06T16:06:00Z">
        <w:r w:rsidR="00162F88">
          <w:t xml:space="preserve">variation in the </w:t>
        </w:r>
      </w:ins>
      <w:r w:rsidR="00775C88">
        <w:t>observations.</w:t>
      </w:r>
    </w:p>
    <w:p w14:paraId="528E0B55" w14:textId="77777777" w:rsidR="006B1E07" w:rsidRPr="002C5AE2" w:rsidRDefault="006B1E07" w:rsidP="00712B0B"/>
    <w:p w14:paraId="37E5C2B7" w14:textId="4047F5B8" w:rsidR="00E85E90" w:rsidRDefault="00E85E90" w:rsidP="003F5696">
      <w:pPr>
        <w:pStyle w:val="Heading1"/>
        <w:rPr>
          <w:rFonts w:cs="Times New Roman"/>
        </w:rPr>
      </w:pPr>
      <w:r w:rsidRPr="00137825">
        <w:rPr>
          <w:rFonts w:cs="Times New Roman"/>
        </w:rPr>
        <w:t>Conclusion</w:t>
      </w:r>
    </w:p>
    <w:p w14:paraId="2C9030B9" w14:textId="02B96E14" w:rsidR="00A947CD" w:rsidRDefault="002D6857" w:rsidP="002D6857">
      <w:pPr>
        <w:jc w:val="both"/>
      </w:pPr>
      <w:r>
        <w:t xml:space="preserve">Only social movements, political activism and </w:t>
      </w:r>
      <w:r w:rsidR="000B0FC1">
        <w:t>unemployment</w:t>
      </w:r>
      <w:r>
        <w:t xml:space="preserve"> have </w:t>
      </w:r>
      <w:ins w:id="220" w:author="Katy Norris" w:date="2023-04-06T16:06:00Z">
        <w:r w:rsidR="006375EC">
          <w:t xml:space="preserve">a </w:t>
        </w:r>
      </w:ins>
      <w:r>
        <w:t>statistical</w:t>
      </w:r>
      <w:ins w:id="221" w:author="Katy Norris" w:date="2023-04-06T16:07:00Z">
        <w:r w:rsidR="006375EC">
          <w:t>ly</w:t>
        </w:r>
      </w:ins>
      <w:r>
        <w:t xml:space="preserve"> significan</w:t>
      </w:r>
      <w:ins w:id="222" w:author="Katy Norris" w:date="2023-04-06T16:07:00Z">
        <w:r w:rsidR="006375EC">
          <w:t>t impact on economic governance</w:t>
        </w:r>
      </w:ins>
      <w:del w:id="223" w:author="Katy Norris" w:date="2023-04-06T16:07:00Z">
        <w:r w:rsidDel="006375EC">
          <w:delText>ce</w:delText>
        </w:r>
      </w:del>
      <w:r>
        <w:t xml:space="preserve"> at </w:t>
      </w:r>
      <w:ins w:id="224" w:author="Katy Norris" w:date="2023-04-06T16:06:00Z">
        <w:r w:rsidR="006375EC">
          <w:t xml:space="preserve">the </w:t>
        </w:r>
      </w:ins>
      <w:r>
        <w:t xml:space="preserve">95% confidence level in </w:t>
      </w:r>
      <w:ins w:id="225" w:author="Katy Norris" w:date="2023-04-06T16:06:00Z">
        <w:r w:rsidR="006375EC">
          <w:t xml:space="preserve">the </w:t>
        </w:r>
      </w:ins>
      <w:r>
        <w:t xml:space="preserve">robust model. </w:t>
      </w:r>
      <w:ins w:id="226" w:author="Katy Norris" w:date="2023-04-06T16:07:00Z">
        <w:r w:rsidR="006375EC">
          <w:t xml:space="preserve">According to this model, a </w:t>
        </w:r>
      </w:ins>
      <w:r w:rsidR="004F5679">
        <w:t>1% change in social movement</w:t>
      </w:r>
      <w:ins w:id="227" w:author="Katy Norris" w:date="2023-04-06T16:07:00Z">
        <w:r w:rsidR="006375EC">
          <w:t xml:space="preserve"> participation</w:t>
        </w:r>
      </w:ins>
      <w:r w:rsidR="004F5679">
        <w:t xml:space="preserve"> will increase </w:t>
      </w:r>
      <w:del w:id="228" w:author="Katy Norris" w:date="2023-04-06T16:07:00Z">
        <w:r w:rsidR="004F5679" w:rsidDel="006375EC">
          <w:delText xml:space="preserve">2.145% in </w:delText>
        </w:r>
      </w:del>
      <w:r w:rsidR="004F5679">
        <w:t>government expen</w:t>
      </w:r>
      <w:ins w:id="229" w:author="Katy Norris" w:date="2023-04-06T16:07:00Z">
        <w:r w:rsidR="006375EC">
          <w:t>diture</w:t>
        </w:r>
      </w:ins>
      <w:del w:id="230" w:author="Katy Norris" w:date="2023-04-06T16:07:00Z">
        <w:r w:rsidR="004F5679" w:rsidDel="006375EC">
          <w:delText>se</w:delText>
        </w:r>
      </w:del>
      <w:r w:rsidR="004F5679">
        <w:t xml:space="preserve"> as </w:t>
      </w:r>
      <w:ins w:id="231" w:author="Katy Norris" w:date="2023-04-06T16:07:00Z">
        <w:r w:rsidR="006375EC">
          <w:t xml:space="preserve">a </w:t>
        </w:r>
      </w:ins>
      <w:r w:rsidR="004F5679">
        <w:t xml:space="preserve">percentage </w:t>
      </w:r>
      <w:ins w:id="232" w:author="Katy Norris" w:date="2023-04-06T16:07:00Z">
        <w:r w:rsidR="006375EC">
          <w:t>of</w:t>
        </w:r>
      </w:ins>
      <w:del w:id="233" w:author="Katy Norris" w:date="2023-04-06T16:07:00Z">
        <w:r w:rsidR="004F5679" w:rsidDel="006375EC">
          <w:delText>to</w:delText>
        </w:r>
      </w:del>
      <w:r w:rsidR="004F5679">
        <w:t xml:space="preserve"> GDP</w:t>
      </w:r>
      <w:ins w:id="234" w:author="Katy Norris" w:date="2023-04-06T16:07:00Z">
        <w:r w:rsidR="006375EC">
          <w:t xml:space="preserve"> by 2.145%</w:t>
        </w:r>
      </w:ins>
      <w:r w:rsidR="004F5679">
        <w:t xml:space="preserve">. </w:t>
      </w:r>
      <w:ins w:id="235" w:author="Katy Norris" w:date="2023-04-06T16:07:00Z">
        <w:r w:rsidR="006375EC">
          <w:t xml:space="preserve">A </w:t>
        </w:r>
      </w:ins>
      <w:r w:rsidR="004F5679">
        <w:t xml:space="preserve">1% change in political activism will </w:t>
      </w:r>
      <w:del w:id="236" w:author="Katy Norris" w:date="2023-04-06T16:07:00Z">
        <w:r w:rsidR="004F5679" w:rsidDel="006375EC">
          <w:delText xml:space="preserve">bring </w:delText>
        </w:r>
      </w:del>
      <w:r w:rsidR="004F5679">
        <w:t xml:space="preserve">decrease </w:t>
      </w:r>
      <w:del w:id="237" w:author="Katy Norris" w:date="2023-04-06T16:07:00Z">
        <w:r w:rsidR="004F5679" w:rsidDel="006375EC">
          <w:delText xml:space="preserve">1.41% in </w:delText>
        </w:r>
      </w:del>
      <w:r w:rsidR="004F5679">
        <w:t>government expen</w:t>
      </w:r>
      <w:ins w:id="238" w:author="Katy Norris" w:date="2023-04-06T16:08:00Z">
        <w:r w:rsidR="006375EC">
          <w:t>diture</w:t>
        </w:r>
      </w:ins>
      <w:del w:id="239" w:author="Katy Norris" w:date="2023-04-06T16:08:00Z">
        <w:r w:rsidR="004F5679" w:rsidDel="006375EC">
          <w:delText>se</w:delText>
        </w:r>
      </w:del>
      <w:r w:rsidR="004F5679">
        <w:t xml:space="preserve"> as </w:t>
      </w:r>
      <w:ins w:id="240" w:author="Katy Norris" w:date="2023-04-06T16:08:00Z">
        <w:r w:rsidR="006375EC">
          <w:t xml:space="preserve">a </w:t>
        </w:r>
      </w:ins>
      <w:r w:rsidR="004F5679">
        <w:t xml:space="preserve">percentage </w:t>
      </w:r>
      <w:ins w:id="241" w:author="Katy Norris" w:date="2023-04-06T16:08:00Z">
        <w:r w:rsidR="006375EC">
          <w:t>of</w:t>
        </w:r>
      </w:ins>
      <w:del w:id="242" w:author="Katy Norris" w:date="2023-04-06T16:08:00Z">
        <w:r w:rsidR="004F5679" w:rsidDel="006375EC">
          <w:delText>to</w:delText>
        </w:r>
      </w:del>
      <w:r w:rsidR="004F5679">
        <w:t xml:space="preserve"> GDP</w:t>
      </w:r>
      <w:ins w:id="243" w:author="Katy Norris" w:date="2023-04-06T16:08:00Z">
        <w:r w:rsidR="006375EC">
          <w:t xml:space="preserve"> by 1.41%</w:t>
        </w:r>
      </w:ins>
      <w:r w:rsidR="004F5679">
        <w:t>.</w:t>
      </w:r>
      <w:r w:rsidR="00977358">
        <w:t xml:space="preserve"> </w:t>
      </w:r>
      <w:r w:rsidR="00C50C46">
        <w:t xml:space="preserve">When unemployment </w:t>
      </w:r>
      <w:r w:rsidR="000B0FC1">
        <w:t>increases</w:t>
      </w:r>
      <w:r w:rsidR="00C50C46">
        <w:t xml:space="preserve"> </w:t>
      </w:r>
      <w:ins w:id="244" w:author="Katy Norris" w:date="2023-04-06T16:08:00Z">
        <w:r w:rsidR="006375EC">
          <w:t xml:space="preserve">by </w:t>
        </w:r>
      </w:ins>
      <w:r w:rsidR="00C50C46">
        <w:t>1%, government expen</w:t>
      </w:r>
      <w:ins w:id="245" w:author="Katy Norris" w:date="2023-04-06T16:08:00Z">
        <w:r w:rsidR="006375EC">
          <w:t>diture</w:t>
        </w:r>
      </w:ins>
      <w:del w:id="246" w:author="Katy Norris" w:date="2023-04-06T16:08:00Z">
        <w:r w:rsidR="00C50C46" w:rsidDel="006375EC">
          <w:delText>se</w:delText>
        </w:r>
      </w:del>
      <w:r w:rsidR="00C50C46">
        <w:t xml:space="preserve"> as </w:t>
      </w:r>
      <w:ins w:id="247" w:author="Katy Norris" w:date="2023-04-06T16:08:00Z">
        <w:r w:rsidR="006375EC">
          <w:t xml:space="preserve">a </w:t>
        </w:r>
      </w:ins>
      <w:r w:rsidR="00C50C46">
        <w:t xml:space="preserve">percentage </w:t>
      </w:r>
      <w:ins w:id="248" w:author="Katy Norris" w:date="2023-04-06T16:08:00Z">
        <w:r w:rsidR="006375EC">
          <w:t>of</w:t>
        </w:r>
      </w:ins>
      <w:del w:id="249" w:author="Katy Norris" w:date="2023-04-06T16:08:00Z">
        <w:r w:rsidR="00C50C46" w:rsidDel="006375EC">
          <w:delText>to</w:delText>
        </w:r>
      </w:del>
      <w:r w:rsidR="00C50C46">
        <w:t xml:space="preserve"> GDP will increase </w:t>
      </w:r>
      <w:ins w:id="250" w:author="Katy Norris" w:date="2023-04-06T16:08:00Z">
        <w:r w:rsidR="006375EC">
          <w:t xml:space="preserve">by </w:t>
        </w:r>
      </w:ins>
      <w:r w:rsidR="00C50C46">
        <w:t>0.191%.</w:t>
      </w:r>
      <w:r w:rsidR="00A7390B">
        <w:t xml:space="preserve"> </w:t>
      </w:r>
    </w:p>
    <w:p w14:paraId="64B2D299" w14:textId="77777777" w:rsidR="00A7390B" w:rsidRDefault="00A7390B" w:rsidP="002D6857">
      <w:pPr>
        <w:jc w:val="both"/>
      </w:pPr>
    </w:p>
    <w:p w14:paraId="566D0046" w14:textId="1A21217B" w:rsidR="004267F6" w:rsidRDefault="00A7390B" w:rsidP="002D6857">
      <w:pPr>
        <w:jc w:val="both"/>
      </w:pPr>
      <w:del w:id="251" w:author="Katy Norris" w:date="2023-04-06T16:09:00Z">
        <w:r w:rsidDel="0061684B">
          <w:delText xml:space="preserve">After </w:delText>
        </w:r>
      </w:del>
      <w:ins w:id="252" w:author="Katy Norris" w:date="2023-04-06T16:09:00Z">
        <w:r w:rsidR="0061684B">
          <w:t>The</w:t>
        </w:r>
        <w:r w:rsidR="0061684B">
          <w:t xml:space="preserve"> </w:t>
        </w:r>
      </w:ins>
      <w:r>
        <w:t>regression analysis</w:t>
      </w:r>
      <w:ins w:id="253" w:author="Katy Norris" w:date="2023-04-06T16:09:00Z">
        <w:r w:rsidR="0061684B">
          <w:t xml:space="preserve"> only verified</w:t>
        </w:r>
      </w:ins>
      <w:del w:id="254" w:author="Katy Norris" w:date="2023-04-06T16:09:00Z">
        <w:r w:rsidDel="0061684B">
          <w:delText>, only</w:delText>
        </w:r>
      </w:del>
      <w:r>
        <w:t xml:space="preserve"> research hypothesis 1</w:t>
      </w:r>
      <w:del w:id="255" w:author="Katy Norris" w:date="2023-04-06T16:10:00Z">
        <w:r w:rsidDel="0061684B">
          <w:delText xml:space="preserve"> has been verified</w:delText>
        </w:r>
      </w:del>
      <w:r>
        <w:t xml:space="preserve">. </w:t>
      </w:r>
      <w:r w:rsidR="00775C88">
        <w:t xml:space="preserve">Research hypothesis 2 needs to be further examined. </w:t>
      </w:r>
      <w:r w:rsidR="00775C88">
        <w:rPr>
          <w:rFonts w:hint="eastAsia"/>
        </w:rPr>
        <w:t>Besides</w:t>
      </w:r>
      <w:r w:rsidR="00775C88">
        <w:t xml:space="preserve">, </w:t>
      </w:r>
      <w:r w:rsidR="000B0FC1">
        <w:t>after eliminating the problem of multicollinearity and interactive effect, unemployment still has significance in the robust model.</w:t>
      </w:r>
      <w:r w:rsidR="00EA137D">
        <w:t xml:space="preserve"> </w:t>
      </w:r>
      <w:commentRangeStart w:id="256"/>
      <w:r w:rsidR="00EA137D">
        <w:t xml:space="preserve">More </w:t>
      </w:r>
      <w:r w:rsidR="00FD2231">
        <w:t>research</w:t>
      </w:r>
      <w:r w:rsidR="00EA137D">
        <w:t xml:space="preserve"> needs to be done to decide whether to include corruption as research hypothesis 3.</w:t>
      </w:r>
      <w:commentRangeEnd w:id="256"/>
      <w:r w:rsidR="0076511A">
        <w:rPr>
          <w:rStyle w:val="CommentReference"/>
        </w:rPr>
        <w:commentReference w:id="256"/>
      </w:r>
    </w:p>
    <w:p w14:paraId="3D92496E" w14:textId="77777777" w:rsidR="004267F6" w:rsidRDefault="004267F6" w:rsidP="002D6857">
      <w:pPr>
        <w:jc w:val="both"/>
      </w:pPr>
    </w:p>
    <w:p w14:paraId="2C9CB508" w14:textId="4B5557AB" w:rsidR="001741F6" w:rsidRDefault="00FD2231" w:rsidP="009E7EAC">
      <w:pPr>
        <w:jc w:val="both"/>
      </w:pPr>
      <w:r w:rsidRPr="009E7EAC">
        <w:t xml:space="preserve">The </w:t>
      </w:r>
      <w:ins w:id="257" w:author="Katy Norris" w:date="2023-04-06T16:11:00Z">
        <w:r w:rsidR="00652CF3">
          <w:t xml:space="preserve">primary </w:t>
        </w:r>
      </w:ins>
      <w:r w:rsidRPr="009E7EAC">
        <w:t xml:space="preserve">limitation of this research lies in the </w:t>
      </w:r>
      <w:del w:id="258" w:author="Katy Norris" w:date="2023-04-06T16:11:00Z">
        <w:r w:rsidRPr="009E7EAC" w:rsidDel="00652CF3">
          <w:delText>lack of many data leading</w:delText>
        </w:r>
      </w:del>
      <w:ins w:id="259" w:author="Katy Norris" w:date="2023-04-06T16:12:00Z">
        <w:r w:rsidR="00652CF3">
          <w:t>amount</w:t>
        </w:r>
      </w:ins>
      <w:ins w:id="260" w:author="Katy Norris" w:date="2023-04-06T16:11:00Z">
        <w:r w:rsidR="00652CF3">
          <w:t xml:space="preserve"> of missing data, leading</w:t>
        </w:r>
      </w:ins>
      <w:r w:rsidRPr="009E7EAC">
        <w:t xml:space="preserve"> to </w:t>
      </w:r>
      <w:del w:id="261" w:author="Katy Norris" w:date="2023-04-06T16:11:00Z">
        <w:r w:rsidRPr="009E7EAC" w:rsidDel="00652CF3">
          <w:delText xml:space="preserve">less </w:delText>
        </w:r>
      </w:del>
      <w:ins w:id="262" w:author="Katy Norris" w:date="2023-04-06T16:11:00Z">
        <w:r w:rsidR="00652CF3">
          <w:t xml:space="preserve">a small </w:t>
        </w:r>
      </w:ins>
      <w:r w:rsidRPr="009E7EAC">
        <w:t>sample size.</w:t>
      </w:r>
      <w:r w:rsidR="009E7EAC" w:rsidRPr="009E7EAC">
        <w:t xml:space="preserve"> </w:t>
      </w:r>
      <w:del w:id="263" w:author="Katy Norris" w:date="2023-04-06T16:12:00Z">
        <w:r w:rsidR="0079424A" w:rsidDel="00652CF3">
          <w:delText>For all the models, our research</w:delText>
        </w:r>
      </w:del>
      <w:ins w:id="264" w:author="Katy Norris" w:date="2023-04-06T16:12:00Z">
        <w:r w:rsidR="00652CF3">
          <w:t>Each model</w:t>
        </w:r>
      </w:ins>
      <w:r w:rsidR="0079424A">
        <w:t xml:space="preserve"> has only </w:t>
      </w:r>
      <w:ins w:id="265" w:author="Katy Norris" w:date="2023-04-06T16:12:00Z">
        <w:r w:rsidR="00652CF3">
          <w:t>about</w:t>
        </w:r>
      </w:ins>
      <w:del w:id="266" w:author="Katy Norris" w:date="2023-04-06T16:12:00Z">
        <w:r w:rsidR="0079424A" w:rsidDel="00652CF3">
          <w:delText>around</w:delText>
        </w:r>
      </w:del>
      <w:r w:rsidR="0079424A">
        <w:t xml:space="preserve"> 40 observations due to missing value</w:t>
      </w:r>
      <w:del w:id="267" w:author="Katy Norris" w:date="2023-04-06T16:12:00Z">
        <w:r w:rsidR="0079424A" w:rsidDel="00652CF3">
          <w:delText>s in plenty of countries</w:delText>
        </w:r>
      </w:del>
      <w:r w:rsidR="0079424A">
        <w:t xml:space="preserve">. </w:t>
      </w:r>
      <w:commentRangeStart w:id="268"/>
      <w:r w:rsidR="009F0787">
        <w:t xml:space="preserve">With cross-sectional analysis, </w:t>
      </w:r>
      <w:r w:rsidR="00214B18">
        <w:t xml:space="preserve">variable might lack of conformity. </w:t>
      </w:r>
      <w:commentRangeEnd w:id="268"/>
      <w:r w:rsidR="00652CF3">
        <w:rPr>
          <w:rStyle w:val="CommentReference"/>
        </w:rPr>
        <w:commentReference w:id="268"/>
      </w:r>
      <w:ins w:id="269" w:author="Katy Norris" w:date="2023-04-06T16:13:00Z">
        <w:r w:rsidR="00E37EF8">
          <w:t>Another limitation is that t</w:t>
        </w:r>
      </w:ins>
      <w:del w:id="270" w:author="Katy Norris" w:date="2023-04-06T16:13:00Z">
        <w:r w:rsidR="00F41993" w:rsidDel="00E37EF8">
          <w:delText>T</w:delText>
        </w:r>
      </w:del>
      <w:r w:rsidR="00F41993">
        <w:t>he</w:t>
      </w:r>
      <w:del w:id="271" w:author="Katy Norris" w:date="2023-04-06T16:13:00Z">
        <w:r w:rsidR="00F41993" w:rsidDel="00E37EF8">
          <w:delText xml:space="preserve"> sample</w:delText>
        </w:r>
      </w:del>
      <w:r w:rsidR="00F41993">
        <w:t xml:space="preserve"> unit of </w:t>
      </w:r>
      <w:ins w:id="272" w:author="Katy Norris" w:date="2023-04-06T16:13:00Z">
        <w:r w:rsidR="00E37EF8">
          <w:t xml:space="preserve">observation of the </w:t>
        </w:r>
      </w:ins>
      <w:r w:rsidR="00F41993">
        <w:t xml:space="preserve">WVS </w:t>
      </w:r>
      <w:ins w:id="273" w:author="Katy Norris" w:date="2023-04-06T16:13:00Z">
        <w:r w:rsidR="00E37EF8">
          <w:t xml:space="preserve">data </w:t>
        </w:r>
      </w:ins>
      <w:r w:rsidR="00F41993">
        <w:t>is individuals</w:t>
      </w:r>
      <w:ins w:id="274" w:author="Katy Norris" w:date="2023-04-06T16:13:00Z">
        <w:r w:rsidR="00E37EF8">
          <w:t>,</w:t>
        </w:r>
      </w:ins>
      <w:r w:rsidR="00F41993">
        <w:t xml:space="preserve"> while for WDI </w:t>
      </w:r>
      <w:ins w:id="275" w:author="Katy Norris" w:date="2023-04-06T16:13:00Z">
        <w:r w:rsidR="00E37EF8">
          <w:t xml:space="preserve">it </w:t>
        </w:r>
      </w:ins>
      <w:r w:rsidR="00F41993">
        <w:t xml:space="preserve">is country. </w:t>
      </w:r>
      <w:commentRangeStart w:id="276"/>
      <w:r w:rsidR="00F41993">
        <w:t>This might result in, f</w:t>
      </w:r>
      <w:r w:rsidR="009E7EAC" w:rsidRPr="009E7EAC">
        <w:t>or example, corruption has theoretical value of qualitative research, but doesn’t pass any of the regression models</w:t>
      </w:r>
      <w:r w:rsidR="00F41993">
        <w:t xml:space="preserve"> because corruption is measured by individual answers instead of country unit. </w:t>
      </w:r>
      <w:commentRangeEnd w:id="276"/>
      <w:r w:rsidR="00E37EF8">
        <w:rPr>
          <w:rStyle w:val="CommentReference"/>
        </w:rPr>
        <w:commentReference w:id="276"/>
      </w:r>
      <w:r w:rsidR="00B537AD">
        <w:t xml:space="preserve">The problem can be </w:t>
      </w:r>
      <w:del w:id="277" w:author="Katy Norris" w:date="2023-04-06T16:13:00Z">
        <w:r w:rsidR="00B537AD" w:rsidDel="00652CF3">
          <w:delText xml:space="preserve">well </w:delText>
        </w:r>
      </w:del>
      <w:r w:rsidR="00B537AD">
        <w:t>addressed by using a</w:t>
      </w:r>
      <w:r w:rsidR="00C10A72">
        <w:t>n</w:t>
      </w:r>
      <w:r w:rsidR="00B537AD">
        <w:t xml:space="preserve"> objective country unit indicator.</w:t>
      </w:r>
    </w:p>
    <w:p w14:paraId="75111296" w14:textId="77777777" w:rsidR="00A462CB" w:rsidRPr="009E7EAC" w:rsidRDefault="00A462CB" w:rsidP="009E7EAC">
      <w:pPr>
        <w:jc w:val="both"/>
        <w:rPr>
          <w:rFonts w:eastAsia="SimSun"/>
        </w:rPr>
      </w:pPr>
    </w:p>
    <w:p w14:paraId="4718FCAE" w14:textId="3285971B" w:rsidR="001741F6" w:rsidRPr="00137825" w:rsidRDefault="003F5696" w:rsidP="00753BC4">
      <w:pPr>
        <w:pStyle w:val="Heading1"/>
        <w:rPr>
          <w:rFonts w:cs="Times New Roman"/>
        </w:rPr>
      </w:pPr>
      <w:r w:rsidRPr="00137825">
        <w:rPr>
          <w:rFonts w:cs="Times New Roman"/>
        </w:rPr>
        <w:t>Reference</w:t>
      </w:r>
    </w:p>
    <w:p w14:paraId="0AAB5B23" w14:textId="326DA758" w:rsidR="001741F6" w:rsidRDefault="003F5696" w:rsidP="00753BC4">
      <w:pPr>
        <w:jc w:val="both"/>
      </w:pPr>
      <w:proofErr w:type="spellStart"/>
      <w:r w:rsidRPr="00137825">
        <w:t>Haerpfer</w:t>
      </w:r>
      <w:proofErr w:type="spellEnd"/>
      <w:r w:rsidRPr="00137825">
        <w:t xml:space="preserve">, C., Inglehart, R., Moreno, A., </w:t>
      </w:r>
      <w:proofErr w:type="spellStart"/>
      <w:r w:rsidRPr="00137825">
        <w:t>Welzel</w:t>
      </w:r>
      <w:proofErr w:type="spellEnd"/>
      <w:r w:rsidRPr="00137825">
        <w:t xml:space="preserve">, C., </w:t>
      </w:r>
      <w:proofErr w:type="spellStart"/>
      <w:r w:rsidRPr="00137825">
        <w:t>Kizilova</w:t>
      </w:r>
      <w:proofErr w:type="spellEnd"/>
      <w:r w:rsidRPr="00137825">
        <w:t xml:space="preserve">, K., Diez-Medrano J., M. Lagos, P. Norris, E. </w:t>
      </w:r>
      <w:proofErr w:type="spellStart"/>
      <w:r w:rsidRPr="00137825">
        <w:t>Ponarin</w:t>
      </w:r>
      <w:proofErr w:type="spellEnd"/>
      <w:r w:rsidRPr="00137825">
        <w:t xml:space="preserve"> &amp; B. </w:t>
      </w:r>
      <w:proofErr w:type="spellStart"/>
      <w:r w:rsidRPr="00137825">
        <w:t>Puranen</w:t>
      </w:r>
      <w:proofErr w:type="spellEnd"/>
      <w:r w:rsidRPr="00137825">
        <w:t xml:space="preserve"> (eds.). 2022. World Values Survey: Round Seven </w:t>
      </w:r>
      <w:r w:rsidR="00575BAF">
        <w:t>–</w:t>
      </w:r>
      <w:r w:rsidRPr="00137825">
        <w:t xml:space="preserve"> Country-Pooled Datafile Version 5.0. Madrid, Spain &amp; Vienna, Austria: JD Systems Institute &amp; WVSA Secretariat. </w:t>
      </w:r>
      <w:r w:rsidR="00575BAF" w:rsidRPr="00137825">
        <w:t>D</w:t>
      </w:r>
      <w:r w:rsidRPr="00137825">
        <w:t>oi:10.14281/18241.20</w:t>
      </w:r>
    </w:p>
    <w:p w14:paraId="70836FEE" w14:textId="68D7C854" w:rsidR="00E4498F" w:rsidRPr="00137825" w:rsidRDefault="00E4498F" w:rsidP="00753BC4">
      <w:pPr>
        <w:jc w:val="both"/>
      </w:pPr>
      <w:r>
        <w:rPr>
          <w:color w:val="000000"/>
          <w:shd w:val="clear" w:color="auto" w:fill="FFFFFF"/>
        </w:rPr>
        <w:t>‌</w:t>
      </w:r>
      <w:r w:rsidRPr="00E4498F">
        <w:rPr>
          <w:color w:val="000000"/>
          <w:shd w:val="clear" w:color="auto" w:fill="FFFFFF"/>
        </w:rPr>
        <w:t xml:space="preserve">Rubin, Jeffrey W. Decentering the Regime: Ethnicity, Radicalism, and Democracy in </w:t>
      </w:r>
      <w:proofErr w:type="spellStart"/>
      <w:r w:rsidRPr="00E4498F">
        <w:rPr>
          <w:color w:val="000000"/>
          <w:shd w:val="clear" w:color="auto" w:fill="FFFFFF"/>
        </w:rPr>
        <w:t>Juchitán</w:t>
      </w:r>
      <w:proofErr w:type="spellEnd"/>
      <w:r w:rsidRPr="00E4498F">
        <w:rPr>
          <w:color w:val="000000"/>
          <w:shd w:val="clear" w:color="auto" w:fill="FFFFFF"/>
        </w:rPr>
        <w:t>, Mexico. Duke University Press, 1997, pp. 1–328.</w:t>
      </w:r>
    </w:p>
    <w:p w14:paraId="6164104D" w14:textId="77777777" w:rsidR="001741F6" w:rsidRPr="00137825" w:rsidRDefault="001741F6" w:rsidP="00753BC4">
      <w:pPr>
        <w:jc w:val="both"/>
      </w:pPr>
    </w:p>
    <w:p w14:paraId="5A0079E3" w14:textId="2E84C4BF" w:rsidR="001741F6" w:rsidRPr="00137825" w:rsidRDefault="001741F6" w:rsidP="00CC36D6">
      <w:pPr>
        <w:pStyle w:val="Heading1"/>
        <w:rPr>
          <w:rFonts w:cs="Times New Roman"/>
        </w:rPr>
      </w:pPr>
      <w:r w:rsidRPr="00137825">
        <w:rPr>
          <w:rFonts w:cs="Times New Roman"/>
        </w:rPr>
        <w:t>Appendix</w:t>
      </w:r>
      <w:r w:rsidR="005B6AFD" w:rsidRPr="00137825">
        <w:rPr>
          <w:rFonts w:cs="Times New Roman"/>
        </w:rPr>
        <w:t xml:space="preserve"> I</w:t>
      </w:r>
    </w:p>
    <w:p w14:paraId="0D7E43AC" w14:textId="1C419A6B" w:rsidR="00CC36D6" w:rsidRPr="00137825" w:rsidRDefault="00CC36D6" w:rsidP="00CC36D6">
      <w:pPr>
        <w:pStyle w:val="Heading2"/>
        <w:rPr>
          <w:rFonts w:cs="Times New Roman"/>
        </w:rPr>
      </w:pPr>
      <w:r w:rsidRPr="00137825">
        <w:rPr>
          <w:rFonts w:cs="Times New Roman"/>
        </w:rPr>
        <w:t>Filtering data</w:t>
      </w:r>
    </w:p>
    <w:p w14:paraId="798FEE61" w14:textId="6F8A718F" w:rsidR="00ED7E19" w:rsidRPr="00137825" w:rsidRDefault="00ED7E19" w:rsidP="00753BC4">
      <w:pPr>
        <w:jc w:val="both"/>
      </w:pPr>
      <w:r w:rsidRPr="00137825">
        <w:t>Q152. Would you please say which one of these you, yourself, consider the most important? (Code one answer only under “first choice”)</w:t>
      </w:r>
    </w:p>
    <w:p w14:paraId="34C2FE45" w14:textId="77777777" w:rsidR="00ED7E19" w:rsidRPr="00137825" w:rsidRDefault="00ED7E19" w:rsidP="00753BC4">
      <w:pPr>
        <w:jc w:val="both"/>
      </w:pPr>
      <w:r w:rsidRPr="00137825">
        <w:rPr>
          <w:highlight w:val="yellow"/>
        </w:rPr>
        <w:t>1. A high level of economic growth</w:t>
      </w:r>
    </w:p>
    <w:p w14:paraId="37A15A95" w14:textId="77777777" w:rsidR="00ED7E19" w:rsidRPr="00137825" w:rsidRDefault="00ED7E19" w:rsidP="00753BC4">
      <w:pPr>
        <w:jc w:val="both"/>
      </w:pPr>
      <w:r w:rsidRPr="00137825">
        <w:t>2. Making sure this country has strong defense forces</w:t>
      </w:r>
    </w:p>
    <w:p w14:paraId="441CE4D7" w14:textId="77777777" w:rsidR="00ED7E19" w:rsidRPr="00137825" w:rsidRDefault="00ED7E19" w:rsidP="00753BC4">
      <w:pPr>
        <w:jc w:val="both"/>
      </w:pPr>
      <w:r w:rsidRPr="00137825">
        <w:t>3. Seeing that people have more say about how things are done at their jobs and in their communities</w:t>
      </w:r>
    </w:p>
    <w:p w14:paraId="7D0721CC" w14:textId="5A35028B" w:rsidR="00EA407B" w:rsidRPr="00137825" w:rsidRDefault="00ED7E19" w:rsidP="00753BC4">
      <w:pPr>
        <w:jc w:val="both"/>
      </w:pPr>
      <w:r w:rsidRPr="00137825">
        <w:t>4. Trying to make our cities and countryside more beautiful</w:t>
      </w:r>
    </w:p>
    <w:p w14:paraId="63D66135" w14:textId="05B250D8" w:rsidR="00690F03" w:rsidRPr="00137825" w:rsidRDefault="00690F03" w:rsidP="00753BC4">
      <w:pPr>
        <w:jc w:val="both"/>
      </w:pPr>
    </w:p>
    <w:p w14:paraId="3E817800" w14:textId="176DA16C" w:rsidR="00EA407B" w:rsidRPr="00137825" w:rsidRDefault="00312AC4" w:rsidP="00753BC4">
      <w:pPr>
        <w:jc w:val="both"/>
      </w:pPr>
      <w:r w:rsidRPr="00137825">
        <w:t>We</w:t>
      </w:r>
      <w:r w:rsidR="00EA407B" w:rsidRPr="00137825">
        <w:t xml:space="preserve"> </w:t>
      </w:r>
      <w:r w:rsidRPr="00137825">
        <w:t>select</w:t>
      </w:r>
      <w:r w:rsidR="00EA407B" w:rsidRPr="00137825">
        <w:t xml:space="preserve"> observations </w:t>
      </w:r>
      <w:r w:rsidR="00690F03" w:rsidRPr="00137825">
        <w:t>that</w:t>
      </w:r>
      <w:r w:rsidR="00EA407B" w:rsidRPr="00137825">
        <w:t xml:space="preserve"> has value 1 in Q152.</w:t>
      </w:r>
    </w:p>
    <w:p w14:paraId="5427D016" w14:textId="77777777" w:rsidR="00EA407B" w:rsidRPr="00137825" w:rsidRDefault="00EA407B" w:rsidP="00753BC4">
      <w:pPr>
        <w:jc w:val="both"/>
      </w:pPr>
    </w:p>
    <w:p w14:paraId="3ABB6B65" w14:textId="0CD63A6B" w:rsidR="00EA407B" w:rsidRPr="00137825" w:rsidRDefault="00EA407B" w:rsidP="00753BC4">
      <w:pPr>
        <w:jc w:val="both"/>
      </w:pPr>
      <w:r w:rsidRPr="00137825">
        <w:t>Q108.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EA407B" w:rsidRPr="00137825" w14:paraId="3ADF7680" w14:textId="77777777" w:rsidTr="00EA407B">
        <w:trPr>
          <w:jc w:val="center"/>
        </w:trPr>
        <w:tc>
          <w:tcPr>
            <w:tcW w:w="4675" w:type="dxa"/>
          </w:tcPr>
          <w:p w14:paraId="581DC642" w14:textId="4F8983AE" w:rsidR="00EA407B" w:rsidRPr="00137825" w:rsidRDefault="00EA407B" w:rsidP="00753BC4">
            <w:pPr>
              <w:jc w:val="both"/>
            </w:pPr>
            <w:r w:rsidRPr="00137825">
              <w:t>Government should take more responsibility to ensure that everyone is provided for</w:t>
            </w:r>
          </w:p>
        </w:tc>
        <w:tc>
          <w:tcPr>
            <w:tcW w:w="4675" w:type="dxa"/>
          </w:tcPr>
          <w:p w14:paraId="094BC55F" w14:textId="66610B88" w:rsidR="00EA407B" w:rsidRPr="00137825" w:rsidRDefault="00EA407B" w:rsidP="00753BC4">
            <w:pPr>
              <w:jc w:val="both"/>
            </w:pPr>
            <w:r w:rsidRPr="00137825">
              <w:t>People should take more responsibility to provide for themselves</w:t>
            </w:r>
          </w:p>
        </w:tc>
      </w:tr>
      <w:tr w:rsidR="00EA407B" w:rsidRPr="00137825" w14:paraId="781B8C27" w14:textId="77777777" w:rsidTr="00EA407B">
        <w:trPr>
          <w:jc w:val="center"/>
        </w:trPr>
        <w:tc>
          <w:tcPr>
            <w:tcW w:w="4675" w:type="dxa"/>
          </w:tcPr>
          <w:p w14:paraId="29D1CDB0" w14:textId="01103259" w:rsidR="00EA407B" w:rsidRPr="00137825" w:rsidRDefault="00EA407B" w:rsidP="00753BC4">
            <w:pPr>
              <w:jc w:val="both"/>
            </w:pPr>
            <w:r w:rsidRPr="00137825">
              <w:rPr>
                <w:highlight w:val="yellow"/>
              </w:rPr>
              <w:t>1              2               3               4</w:t>
            </w:r>
            <w:r w:rsidRPr="00137825">
              <w:t xml:space="preserve">               5</w:t>
            </w:r>
          </w:p>
        </w:tc>
        <w:tc>
          <w:tcPr>
            <w:tcW w:w="4675" w:type="dxa"/>
          </w:tcPr>
          <w:p w14:paraId="70CCB3D3" w14:textId="00BBA844" w:rsidR="00EA407B" w:rsidRPr="00137825" w:rsidRDefault="00EA407B" w:rsidP="00753BC4">
            <w:pPr>
              <w:jc w:val="both"/>
            </w:pPr>
            <w:r w:rsidRPr="00137825">
              <w:t>6               7               8               9               10</w:t>
            </w:r>
          </w:p>
        </w:tc>
      </w:tr>
    </w:tbl>
    <w:p w14:paraId="12195697" w14:textId="77777777" w:rsidR="00690F03" w:rsidRPr="00137825" w:rsidRDefault="00690F03" w:rsidP="00753BC4">
      <w:pPr>
        <w:jc w:val="both"/>
      </w:pPr>
    </w:p>
    <w:p w14:paraId="6BCC4B32" w14:textId="7C616438" w:rsidR="00690F03" w:rsidRPr="00137825" w:rsidRDefault="00690F03" w:rsidP="00753BC4">
      <w:pPr>
        <w:jc w:val="both"/>
      </w:pPr>
      <w:r w:rsidRPr="00137825">
        <w:t>Also, we select observations that has value 1 to 4 in Q108.</w:t>
      </w:r>
      <w:r w:rsidR="007B0D6D" w:rsidRPr="00137825">
        <w:t xml:space="preserve"> To make sure our observations have strong inclination to </w:t>
      </w:r>
      <w:r w:rsidR="0025646F" w:rsidRPr="00137825">
        <w:t>government’s role in economic governance</w:t>
      </w:r>
      <w:r w:rsidR="007B0D6D" w:rsidRPr="00137825">
        <w:t>, we don’t select value 5 because it is the dividing point between government’s role and individual’s role.</w:t>
      </w:r>
    </w:p>
    <w:p w14:paraId="5D65C43F" w14:textId="77777777" w:rsidR="00ED7E19" w:rsidRPr="00137825" w:rsidRDefault="00ED7E19" w:rsidP="00753BC4">
      <w:pPr>
        <w:jc w:val="both"/>
      </w:pPr>
    </w:p>
    <w:p w14:paraId="108BFF8E" w14:textId="647CFC16" w:rsidR="003A48D3" w:rsidRPr="00137825" w:rsidRDefault="003A48D3" w:rsidP="00753BC4">
      <w:pPr>
        <w:pStyle w:val="Heading2"/>
        <w:rPr>
          <w:rFonts w:cs="Times New Roman"/>
        </w:rPr>
      </w:pPr>
      <w:r w:rsidRPr="00137825">
        <w:rPr>
          <w:rFonts w:cs="Times New Roman"/>
        </w:rPr>
        <w:t>Social movements</w:t>
      </w:r>
    </w:p>
    <w:p w14:paraId="0FE8179F" w14:textId="09225266" w:rsidR="00A83DDF" w:rsidRPr="00137825" w:rsidRDefault="00A83DDF" w:rsidP="00753BC4">
      <w:pPr>
        <w:jc w:val="both"/>
      </w:pPr>
      <w:r w:rsidRPr="00137825">
        <w:t xml:space="preserve">If respondents have done, which means it happened, we assign value 1 to the answer; if respondents would never do, which means it never happens, we assign value 0 to the answer; if respondents might do, which means it might or might not happen, we assign value 0.5 to the </w:t>
      </w:r>
      <w:r w:rsidR="00F56609" w:rsidRPr="00137825">
        <w:t>answer</w:t>
      </w:r>
      <w:r w:rsidRPr="00137825">
        <w:t>.</w:t>
      </w:r>
    </w:p>
    <w:p w14:paraId="6DD8C2C7" w14:textId="77777777" w:rsidR="00C20288" w:rsidRPr="00137825" w:rsidRDefault="00C20288" w:rsidP="00753BC4">
      <w:pPr>
        <w:jc w:val="both"/>
      </w:pPr>
    </w:p>
    <w:p w14:paraId="555A0409" w14:textId="5F99C52A" w:rsidR="005B6AFD" w:rsidRPr="00137825" w:rsidRDefault="005B6AFD" w:rsidP="00753BC4">
      <w:pPr>
        <w:jc w:val="both"/>
      </w:pPr>
      <w:r w:rsidRPr="00137825">
        <w:t>Q209. Signing a petition</w:t>
      </w:r>
    </w:p>
    <w:p w14:paraId="48D90097" w14:textId="0F6F406D" w:rsidR="005B6AFD" w:rsidRPr="00137825" w:rsidRDefault="005B6AFD" w:rsidP="00753BC4">
      <w:pPr>
        <w:jc w:val="both"/>
      </w:pPr>
      <w:r w:rsidRPr="00137825">
        <w:t>Have done=1, Might do=2, Would never do=3</w:t>
      </w:r>
      <w:r w:rsidR="004967FF" w:rsidRPr="00137825">
        <w:t xml:space="preserve"> (original)</w:t>
      </w:r>
    </w:p>
    <w:p w14:paraId="463D530D" w14:textId="203854A5" w:rsidR="004967FF" w:rsidRPr="00137825" w:rsidRDefault="004967FF" w:rsidP="00753BC4">
      <w:pPr>
        <w:jc w:val="both"/>
      </w:pPr>
      <w:r w:rsidRPr="00137825">
        <w:t>Have done=1, Might do=0.5, Would never do=0 (recoded)</w:t>
      </w:r>
    </w:p>
    <w:p w14:paraId="59A70F24" w14:textId="77777777" w:rsidR="005B6AFD" w:rsidRPr="00137825" w:rsidRDefault="005B6AFD" w:rsidP="00753BC4">
      <w:pPr>
        <w:jc w:val="both"/>
      </w:pPr>
    </w:p>
    <w:p w14:paraId="16781903" w14:textId="77777777" w:rsidR="005B6AFD" w:rsidRPr="00137825" w:rsidRDefault="005B6AFD" w:rsidP="00753BC4">
      <w:pPr>
        <w:jc w:val="both"/>
      </w:pPr>
      <w:r w:rsidRPr="00137825">
        <w:t>Q210. Joining in boycotts</w:t>
      </w:r>
    </w:p>
    <w:p w14:paraId="693BCE08" w14:textId="77777777" w:rsidR="004967FF" w:rsidRPr="00137825" w:rsidRDefault="004967FF" w:rsidP="00753BC4">
      <w:pPr>
        <w:jc w:val="both"/>
      </w:pPr>
      <w:r w:rsidRPr="00137825">
        <w:t>Have done=1, Might do=2, Would never do=3 (original)</w:t>
      </w:r>
    </w:p>
    <w:p w14:paraId="0BB66243" w14:textId="365BFA20" w:rsidR="005B6AFD" w:rsidRPr="00137825" w:rsidRDefault="004967FF" w:rsidP="00753BC4">
      <w:pPr>
        <w:jc w:val="both"/>
      </w:pPr>
      <w:r w:rsidRPr="00137825">
        <w:t>Have done=1, Might do=0.5, Would never do=0 (recoded)</w:t>
      </w:r>
    </w:p>
    <w:p w14:paraId="27B2A5BA" w14:textId="77777777" w:rsidR="004967FF" w:rsidRPr="00137825" w:rsidRDefault="004967FF" w:rsidP="00753BC4">
      <w:pPr>
        <w:jc w:val="both"/>
      </w:pPr>
    </w:p>
    <w:p w14:paraId="672F6BB3" w14:textId="77777777" w:rsidR="005B6AFD" w:rsidRPr="00137825" w:rsidRDefault="005B6AFD" w:rsidP="00753BC4">
      <w:pPr>
        <w:jc w:val="both"/>
      </w:pPr>
      <w:r w:rsidRPr="00137825">
        <w:t xml:space="preserve">Q211. Attending peaceful demonstrations </w:t>
      </w:r>
    </w:p>
    <w:p w14:paraId="2CF9CC43" w14:textId="77777777" w:rsidR="004967FF" w:rsidRPr="00137825" w:rsidRDefault="004967FF" w:rsidP="00753BC4">
      <w:pPr>
        <w:jc w:val="both"/>
      </w:pPr>
      <w:r w:rsidRPr="00137825">
        <w:t>Have done=1, Might do=2, Would never do=3 (original)</w:t>
      </w:r>
    </w:p>
    <w:p w14:paraId="77E512E1" w14:textId="650A21B6" w:rsidR="005B6AFD" w:rsidRPr="00137825" w:rsidRDefault="004967FF" w:rsidP="00753BC4">
      <w:pPr>
        <w:jc w:val="both"/>
      </w:pPr>
      <w:r w:rsidRPr="00137825">
        <w:t>Have done=1, Might do=0.5, Would never do=0 (recoded)</w:t>
      </w:r>
      <w:r w:rsidR="00CC1710" w:rsidRPr="00CC1710">
        <w:rPr>
          <w:noProof/>
          <w14:ligatures w14:val="standardContextual"/>
        </w:rPr>
        <w:t xml:space="preserve"> </w:t>
      </w:r>
    </w:p>
    <w:p w14:paraId="564F8F35" w14:textId="77777777" w:rsidR="004967FF" w:rsidRPr="00137825" w:rsidRDefault="004967FF" w:rsidP="00753BC4">
      <w:pPr>
        <w:jc w:val="both"/>
      </w:pPr>
    </w:p>
    <w:p w14:paraId="7959AA07" w14:textId="2BA15465" w:rsidR="005B6AFD" w:rsidRPr="00137825" w:rsidRDefault="005B6AFD" w:rsidP="00753BC4">
      <w:pPr>
        <w:jc w:val="both"/>
      </w:pPr>
      <w:r w:rsidRPr="00137825">
        <w:t>Q212. Joining strikes</w:t>
      </w:r>
    </w:p>
    <w:p w14:paraId="39435678" w14:textId="77777777" w:rsidR="004967FF" w:rsidRPr="00137825" w:rsidRDefault="004967FF" w:rsidP="00753BC4">
      <w:pPr>
        <w:jc w:val="both"/>
      </w:pPr>
      <w:r w:rsidRPr="00137825">
        <w:t>Have done=1, Might do=2, Would never do=3 (original)</w:t>
      </w:r>
    </w:p>
    <w:p w14:paraId="624004A8" w14:textId="675914DB" w:rsidR="001741F6" w:rsidRPr="00137825" w:rsidRDefault="004967FF" w:rsidP="00753BC4">
      <w:pPr>
        <w:jc w:val="both"/>
      </w:pPr>
      <w:r w:rsidRPr="00137825">
        <w:t>Have done=1, Might do=0.5, Would never do=0 (recoded)</w:t>
      </w:r>
    </w:p>
    <w:p w14:paraId="18289DF4" w14:textId="77777777" w:rsidR="004967FF" w:rsidRPr="00137825" w:rsidRDefault="004967FF" w:rsidP="00753BC4">
      <w:pPr>
        <w:jc w:val="both"/>
      </w:pPr>
    </w:p>
    <w:p w14:paraId="058865E8" w14:textId="53719D71" w:rsidR="00C20288" w:rsidRPr="00753BC4" w:rsidRDefault="00C20288" w:rsidP="00753BC4">
      <w:pPr>
        <w:jc w:val="both"/>
      </w:pPr>
      <m:oMathPara>
        <m:oMath>
          <m:r>
            <w:rPr>
              <w:rFonts w:ascii="Cambria Math" w:hAnsi="Cambria Math"/>
            </w:rPr>
            <m:t>Social Movements=0.1*petition+0.2*boycott+0.3*demonstrations+0.4*strikes</m:t>
          </m:r>
        </m:oMath>
      </m:oMathPara>
    </w:p>
    <w:p w14:paraId="57451714" w14:textId="77777777" w:rsidR="00F56609" w:rsidRPr="00137825" w:rsidRDefault="00F56609" w:rsidP="00753BC4">
      <w:pPr>
        <w:jc w:val="both"/>
      </w:pPr>
    </w:p>
    <w:p w14:paraId="062EC49F" w14:textId="47731C36" w:rsidR="003A48D3" w:rsidRPr="00137825" w:rsidRDefault="003A48D3" w:rsidP="00F03FC8">
      <w:pPr>
        <w:pStyle w:val="Heading2"/>
        <w:rPr>
          <w:rFonts w:cs="Times New Roman"/>
        </w:rPr>
      </w:pPr>
      <w:r w:rsidRPr="00137825">
        <w:rPr>
          <w:rFonts w:cs="Times New Roman"/>
        </w:rPr>
        <w:t>Political activism</w:t>
      </w:r>
    </w:p>
    <w:p w14:paraId="5BACEAB0" w14:textId="72D973BE" w:rsidR="00C20288" w:rsidRPr="00137825" w:rsidRDefault="00C20288" w:rsidP="00753BC4">
      <w:pPr>
        <w:jc w:val="both"/>
      </w:pPr>
      <w:r w:rsidRPr="00137825">
        <w:t xml:space="preserve">If respondents have done, which means it happened, we assign value 1 to the answer; if respondents would never do, which means it never happens, we assign value 0 to the answer; if respondents might do, which means it might or might not happen, we assign value 0.5 to the </w:t>
      </w:r>
      <w:r w:rsidR="00071F1C" w:rsidRPr="00137825">
        <w:t>answer</w:t>
      </w:r>
      <w:r w:rsidRPr="00137825">
        <w:t>.</w:t>
      </w:r>
    </w:p>
    <w:p w14:paraId="09DC18B7" w14:textId="77777777" w:rsidR="00C20288" w:rsidRPr="00137825" w:rsidRDefault="00C20288" w:rsidP="00753BC4">
      <w:pPr>
        <w:jc w:val="both"/>
      </w:pPr>
    </w:p>
    <w:p w14:paraId="642DA59E" w14:textId="77777777" w:rsidR="005B6AFD" w:rsidRPr="00137825" w:rsidRDefault="005B6AFD" w:rsidP="00753BC4">
      <w:pPr>
        <w:jc w:val="both"/>
      </w:pPr>
      <w:r w:rsidRPr="00137825">
        <w:t>Q213. Donating to a group or campaign</w:t>
      </w:r>
    </w:p>
    <w:p w14:paraId="6940489E" w14:textId="77777777" w:rsidR="004967FF" w:rsidRPr="00137825" w:rsidRDefault="004967FF" w:rsidP="00753BC4">
      <w:pPr>
        <w:jc w:val="both"/>
      </w:pPr>
      <w:r w:rsidRPr="00137825">
        <w:t>Have done=1, Might do=2, Would never do=3 (original)</w:t>
      </w:r>
    </w:p>
    <w:p w14:paraId="0C3C6397" w14:textId="2F9D83A5" w:rsidR="005B6AFD" w:rsidRPr="00137825" w:rsidRDefault="004967FF" w:rsidP="00753BC4">
      <w:pPr>
        <w:jc w:val="both"/>
      </w:pPr>
      <w:r w:rsidRPr="00137825">
        <w:t>Have done=1, Might do=0.5, Would never do=0 (recoded)</w:t>
      </w:r>
      <w:r w:rsidR="00CC1710" w:rsidRPr="00CC1710">
        <w:rPr>
          <w:noProof/>
          <w14:ligatures w14:val="standardContextual"/>
        </w:rPr>
        <w:t xml:space="preserve"> </w:t>
      </w:r>
    </w:p>
    <w:p w14:paraId="52856105" w14:textId="77777777" w:rsidR="004967FF" w:rsidRPr="00137825" w:rsidRDefault="004967FF" w:rsidP="00753BC4">
      <w:pPr>
        <w:jc w:val="both"/>
      </w:pPr>
    </w:p>
    <w:p w14:paraId="46379DC7" w14:textId="77777777" w:rsidR="005B6AFD" w:rsidRPr="00137825" w:rsidRDefault="005B6AFD" w:rsidP="00753BC4">
      <w:pPr>
        <w:jc w:val="both"/>
      </w:pPr>
      <w:r w:rsidRPr="00137825">
        <w:t>Q214. Contacting a government official</w:t>
      </w:r>
    </w:p>
    <w:p w14:paraId="61E7DC0C" w14:textId="77777777" w:rsidR="004967FF" w:rsidRPr="00137825" w:rsidRDefault="004967FF" w:rsidP="00753BC4">
      <w:pPr>
        <w:jc w:val="both"/>
      </w:pPr>
      <w:r w:rsidRPr="00137825">
        <w:t>Have done=1, Might do=2, Would never do=3 (original)</w:t>
      </w:r>
    </w:p>
    <w:p w14:paraId="02D7A8CB" w14:textId="16F1B365" w:rsidR="005B6AFD" w:rsidRPr="00137825" w:rsidRDefault="004967FF" w:rsidP="00753BC4">
      <w:pPr>
        <w:jc w:val="both"/>
      </w:pPr>
      <w:r w:rsidRPr="00137825">
        <w:t>Have done=1, Might do=0.5, Would never do=0 (recoded)</w:t>
      </w:r>
    </w:p>
    <w:p w14:paraId="19563B7C" w14:textId="77777777" w:rsidR="004967FF" w:rsidRPr="00137825" w:rsidRDefault="004967FF" w:rsidP="00753BC4">
      <w:pPr>
        <w:jc w:val="both"/>
      </w:pPr>
    </w:p>
    <w:p w14:paraId="1BE37F5E" w14:textId="77777777" w:rsidR="005B6AFD" w:rsidRPr="00137825" w:rsidRDefault="005B6AFD" w:rsidP="00753BC4">
      <w:pPr>
        <w:jc w:val="both"/>
      </w:pPr>
      <w:r w:rsidRPr="00137825">
        <w:t xml:space="preserve">Q215. Encouraging others to take action about political </w:t>
      </w:r>
      <w:proofErr w:type="gramStart"/>
      <w:r w:rsidRPr="00137825">
        <w:t>issues</w:t>
      </w:r>
      <w:proofErr w:type="gramEnd"/>
      <w:r w:rsidRPr="00137825">
        <w:t xml:space="preserve"> </w:t>
      </w:r>
    </w:p>
    <w:p w14:paraId="1C34B86D" w14:textId="77777777" w:rsidR="004967FF" w:rsidRPr="00137825" w:rsidRDefault="004967FF" w:rsidP="00753BC4">
      <w:pPr>
        <w:jc w:val="both"/>
      </w:pPr>
      <w:r w:rsidRPr="00137825">
        <w:t>Have done=1, Might do=2, Would never do=3 (original)</w:t>
      </w:r>
    </w:p>
    <w:p w14:paraId="354F8817" w14:textId="2D93DFCD" w:rsidR="005B6AFD" w:rsidRPr="00137825" w:rsidRDefault="004967FF" w:rsidP="00753BC4">
      <w:pPr>
        <w:jc w:val="both"/>
      </w:pPr>
      <w:r w:rsidRPr="00137825">
        <w:t>Have done=1, Might do=0.5, Would never do=0 (recoded)</w:t>
      </w:r>
    </w:p>
    <w:p w14:paraId="459B43A7" w14:textId="77777777" w:rsidR="004967FF" w:rsidRPr="00137825" w:rsidRDefault="004967FF" w:rsidP="00753BC4">
      <w:pPr>
        <w:jc w:val="both"/>
      </w:pPr>
    </w:p>
    <w:p w14:paraId="130B617C" w14:textId="75D23260" w:rsidR="005B6AFD" w:rsidRPr="00137825" w:rsidRDefault="005B6AFD" w:rsidP="00753BC4">
      <w:pPr>
        <w:jc w:val="both"/>
      </w:pPr>
      <w:r w:rsidRPr="00137825">
        <w:t>Q216. Encouraging others to vote</w:t>
      </w:r>
    </w:p>
    <w:p w14:paraId="707F2586" w14:textId="77777777" w:rsidR="004967FF" w:rsidRPr="00137825" w:rsidRDefault="004967FF" w:rsidP="00753BC4">
      <w:pPr>
        <w:jc w:val="both"/>
      </w:pPr>
      <w:r w:rsidRPr="00137825">
        <w:t>Have done=1, Might do=2, Would never do=3 (original)</w:t>
      </w:r>
    </w:p>
    <w:p w14:paraId="019D9D3B" w14:textId="58CF66EF" w:rsidR="001741F6" w:rsidRPr="00137825" w:rsidRDefault="004967FF" w:rsidP="00753BC4">
      <w:pPr>
        <w:jc w:val="both"/>
      </w:pPr>
      <w:r w:rsidRPr="00137825">
        <w:t>Have done=1, Might do=0.5, Would never do=0 (recoded)</w:t>
      </w:r>
    </w:p>
    <w:p w14:paraId="5B69F193" w14:textId="77777777" w:rsidR="00C20288" w:rsidRPr="00137825" w:rsidRDefault="00C20288" w:rsidP="00753BC4">
      <w:pPr>
        <w:jc w:val="both"/>
      </w:pPr>
    </w:p>
    <w:p w14:paraId="2CA77038" w14:textId="5580D2CA" w:rsidR="004967FF" w:rsidRPr="00137825" w:rsidRDefault="00C20288" w:rsidP="00753BC4">
      <w:pPr>
        <w:jc w:val="both"/>
      </w:pPr>
      <m:oMathPara>
        <m:oMath>
          <m:r>
            <w:rPr>
              <w:rFonts w:ascii="Cambria Math" w:hAnsi="Cambria Math"/>
            </w:rPr>
            <m:t>Political Activism=0.1*donating+0.2*contacting+0.3*take action+0.4*vote</m:t>
          </m:r>
        </m:oMath>
      </m:oMathPara>
    </w:p>
    <w:p w14:paraId="4EDC308E" w14:textId="77777777" w:rsidR="00F03FC8" w:rsidRPr="00137825" w:rsidRDefault="00F03FC8" w:rsidP="00753BC4">
      <w:pPr>
        <w:jc w:val="both"/>
      </w:pPr>
    </w:p>
    <w:p w14:paraId="502E261E" w14:textId="6AD9E583" w:rsidR="00F03FC8" w:rsidRPr="00137825" w:rsidRDefault="00F03FC8" w:rsidP="00753BC4">
      <w:pPr>
        <w:pStyle w:val="Heading2"/>
        <w:rPr>
          <w:rFonts w:cs="Times New Roman"/>
        </w:rPr>
      </w:pPr>
      <w:r w:rsidRPr="00137825">
        <w:rPr>
          <w:rFonts w:cs="Times New Roman"/>
        </w:rPr>
        <w:t>Corruption</w:t>
      </w:r>
    </w:p>
    <w:p w14:paraId="4383AFE8" w14:textId="2E6D4111" w:rsidR="008235B7" w:rsidRPr="00137825" w:rsidRDefault="008235B7" w:rsidP="00753BC4">
      <w:pPr>
        <w:jc w:val="both"/>
      </w:pPr>
      <w:r w:rsidRPr="00137825">
        <w:t>Q112.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8235B7" w:rsidRPr="00137825" w14:paraId="650793CF" w14:textId="77777777" w:rsidTr="006B1123">
        <w:trPr>
          <w:jc w:val="center"/>
        </w:trPr>
        <w:tc>
          <w:tcPr>
            <w:tcW w:w="4675" w:type="dxa"/>
          </w:tcPr>
          <w:p w14:paraId="2E003791" w14:textId="48CC0B90" w:rsidR="008235B7" w:rsidRPr="00137825" w:rsidRDefault="008235B7" w:rsidP="00753BC4">
            <w:pPr>
              <w:jc w:val="both"/>
            </w:pPr>
            <w:r w:rsidRPr="00137825">
              <w:t>There is no corruption in my country</w:t>
            </w:r>
          </w:p>
        </w:tc>
        <w:tc>
          <w:tcPr>
            <w:tcW w:w="4675" w:type="dxa"/>
          </w:tcPr>
          <w:p w14:paraId="596078CF" w14:textId="28D6A8AC" w:rsidR="008235B7" w:rsidRPr="00137825" w:rsidRDefault="008235B7" w:rsidP="00753BC4">
            <w:pPr>
              <w:wordWrap w:val="0"/>
              <w:jc w:val="both"/>
            </w:pPr>
            <w:r w:rsidRPr="00137825">
              <w:t>There is abundant corruption in my country</w:t>
            </w:r>
          </w:p>
        </w:tc>
      </w:tr>
      <w:tr w:rsidR="008235B7" w:rsidRPr="00137825" w14:paraId="2C08ACBC" w14:textId="77777777" w:rsidTr="00EE41AE">
        <w:trPr>
          <w:jc w:val="center"/>
        </w:trPr>
        <w:tc>
          <w:tcPr>
            <w:tcW w:w="4675" w:type="dxa"/>
            <w:shd w:val="clear" w:color="auto" w:fill="auto"/>
          </w:tcPr>
          <w:p w14:paraId="6EBE5AA4" w14:textId="6A795D84" w:rsidR="008235B7" w:rsidRPr="00137825" w:rsidRDefault="00EE41AE" w:rsidP="00753BC4">
            <w:pPr>
              <w:jc w:val="both"/>
            </w:pPr>
            <w:r w:rsidRPr="00137825">
              <w:t>1               2               3             4</w:t>
            </w:r>
            <w:r w:rsidR="008235B7" w:rsidRPr="00137825">
              <w:t xml:space="preserve">              5</w:t>
            </w:r>
          </w:p>
        </w:tc>
        <w:tc>
          <w:tcPr>
            <w:tcW w:w="4675" w:type="dxa"/>
          </w:tcPr>
          <w:p w14:paraId="17A83BBE" w14:textId="77777777" w:rsidR="008235B7" w:rsidRPr="00137825" w:rsidRDefault="008235B7" w:rsidP="00753BC4">
            <w:pPr>
              <w:jc w:val="both"/>
            </w:pPr>
            <w:r w:rsidRPr="00137825">
              <w:t>6               7               8               9               10</w:t>
            </w:r>
          </w:p>
        </w:tc>
      </w:tr>
    </w:tbl>
    <w:p w14:paraId="69234952" w14:textId="77777777" w:rsidR="00F03FC8" w:rsidRPr="00137825" w:rsidRDefault="00F03FC8" w:rsidP="00753BC4">
      <w:pPr>
        <w:jc w:val="both"/>
      </w:pPr>
    </w:p>
    <w:p w14:paraId="66342554" w14:textId="78DE0CC3" w:rsidR="001741F6" w:rsidRDefault="005B6AFD" w:rsidP="005B6AFD">
      <w:pPr>
        <w:pStyle w:val="Heading1"/>
        <w:rPr>
          <w:rFonts w:cs="Times New Roman"/>
        </w:rPr>
      </w:pPr>
      <w:r w:rsidRPr="00137825">
        <w:rPr>
          <w:rFonts w:cs="Times New Roman"/>
        </w:rPr>
        <w:t>Appendix II</w:t>
      </w:r>
    </w:p>
    <w:p w14:paraId="443B54D1" w14:textId="3E52480D" w:rsidR="008F280D" w:rsidRPr="008F280D" w:rsidRDefault="008F280D" w:rsidP="008F280D">
      <w:pPr>
        <w:jc w:val="center"/>
      </w:pPr>
      <w:r>
        <w:rPr>
          <w:rFonts w:hint="eastAsia"/>
        </w:rPr>
        <w:t>Figure</w:t>
      </w:r>
      <w:r>
        <w:t xml:space="preserve"> 3</w:t>
      </w:r>
    </w:p>
    <w:p w14:paraId="05A4690B" w14:textId="469373C7" w:rsidR="005B6AFD" w:rsidRDefault="008F280D" w:rsidP="005B6AFD">
      <w:r>
        <w:rPr>
          <w:noProof/>
          <w14:ligatures w14:val="standardContextual"/>
        </w:rPr>
        <w:lastRenderedPageBreak/>
        <w:drawing>
          <wp:inline distT="0" distB="0" distL="0" distR="0" wp14:anchorId="21CD71A3" wp14:editId="3C32C736">
            <wp:extent cx="5943600" cy="475488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17FB" w14:textId="77777777" w:rsidR="008F280D" w:rsidRDefault="008F280D" w:rsidP="008F280D">
      <w:pPr>
        <w:jc w:val="both"/>
        <w:rPr>
          <w:sz w:val="21"/>
          <w:szCs w:val="21"/>
        </w:rPr>
      </w:pPr>
      <w:r w:rsidRPr="00137825">
        <w:rPr>
          <w:sz w:val="21"/>
          <w:szCs w:val="21"/>
        </w:rPr>
        <w:t xml:space="preserve">Source: Inglehart, R., C. </w:t>
      </w:r>
      <w:proofErr w:type="spellStart"/>
      <w:r w:rsidRPr="00137825">
        <w:rPr>
          <w:sz w:val="21"/>
          <w:szCs w:val="21"/>
        </w:rPr>
        <w:t>Haerpfer</w:t>
      </w:r>
      <w:proofErr w:type="spellEnd"/>
      <w:r w:rsidRPr="00137825">
        <w:rPr>
          <w:sz w:val="21"/>
          <w:szCs w:val="21"/>
        </w:rPr>
        <w:t xml:space="preserve">, A. Moreno, C. </w:t>
      </w:r>
      <w:proofErr w:type="spellStart"/>
      <w:r w:rsidRPr="00137825">
        <w:rPr>
          <w:sz w:val="21"/>
          <w:szCs w:val="21"/>
        </w:rPr>
        <w:t>Welzel</w:t>
      </w:r>
      <w:proofErr w:type="spellEnd"/>
      <w:r w:rsidRPr="00137825">
        <w:rPr>
          <w:sz w:val="21"/>
          <w:szCs w:val="21"/>
        </w:rPr>
        <w:t xml:space="preserve">, K. </w:t>
      </w:r>
      <w:proofErr w:type="spellStart"/>
      <w:r w:rsidRPr="00137825">
        <w:rPr>
          <w:sz w:val="21"/>
          <w:szCs w:val="21"/>
        </w:rPr>
        <w:t>Kizilova</w:t>
      </w:r>
      <w:proofErr w:type="spellEnd"/>
      <w:r w:rsidRPr="00137825">
        <w:rPr>
          <w:sz w:val="21"/>
          <w:szCs w:val="21"/>
        </w:rPr>
        <w:t xml:space="preserve">, J. Diez-Medrano, M. Lagos, P. Norris, E. </w:t>
      </w:r>
      <w:proofErr w:type="spellStart"/>
      <w:r w:rsidRPr="00137825">
        <w:rPr>
          <w:sz w:val="21"/>
          <w:szCs w:val="21"/>
        </w:rPr>
        <w:t>Ponarin</w:t>
      </w:r>
      <w:proofErr w:type="spellEnd"/>
      <w:r w:rsidRPr="00137825">
        <w:rPr>
          <w:sz w:val="21"/>
          <w:szCs w:val="21"/>
        </w:rPr>
        <w:t xml:space="preserve"> &amp; B. </w:t>
      </w:r>
      <w:proofErr w:type="spellStart"/>
      <w:r w:rsidRPr="00137825">
        <w:rPr>
          <w:sz w:val="21"/>
          <w:szCs w:val="21"/>
        </w:rPr>
        <w:t>Puranen</w:t>
      </w:r>
      <w:proofErr w:type="spellEnd"/>
      <w:r w:rsidRPr="00137825">
        <w:rPr>
          <w:sz w:val="21"/>
          <w:szCs w:val="21"/>
        </w:rPr>
        <w:t xml:space="preserve"> et al. (eds.). (2022). World Values Survey: Wave 7. Madrid, Spain: JD Systems Institute. Retrieved from </w:t>
      </w:r>
      <w:hyperlink r:id="rId19" w:history="1">
        <w:r w:rsidRPr="00137825">
          <w:rPr>
            <w:rStyle w:val="Hyperlink"/>
            <w:sz w:val="21"/>
            <w:szCs w:val="21"/>
          </w:rPr>
          <w:t>http://www.worldvaluessurvey.org/WVSDocumentationWVL.jsp</w:t>
        </w:r>
      </w:hyperlink>
      <w:r w:rsidRPr="00137825">
        <w:rPr>
          <w:sz w:val="21"/>
          <w:szCs w:val="21"/>
        </w:rPr>
        <w:t xml:space="preserve">; World Bank. (2022). World Development Indicators. Retrieved from </w:t>
      </w:r>
      <w:hyperlink r:id="rId20" w:history="1">
        <w:r w:rsidRPr="00137825">
          <w:rPr>
            <w:rStyle w:val="Hyperlink"/>
            <w:sz w:val="21"/>
            <w:szCs w:val="21"/>
          </w:rPr>
          <w:t>https://datacatalog.worldbank.org/dataset/world-development-indicators</w:t>
        </w:r>
      </w:hyperlink>
      <w:r w:rsidRPr="00137825">
        <w:rPr>
          <w:sz w:val="21"/>
          <w:szCs w:val="21"/>
        </w:rPr>
        <w:t xml:space="preserve"> </w:t>
      </w:r>
    </w:p>
    <w:p w14:paraId="69C0A821" w14:textId="77777777" w:rsidR="00373798" w:rsidRDefault="00373798" w:rsidP="00373798"/>
    <w:p w14:paraId="306D03A9" w14:textId="1D50FF64" w:rsidR="00373798" w:rsidRDefault="00373798" w:rsidP="00373798">
      <w:pPr>
        <w:jc w:val="center"/>
      </w:pPr>
      <w:r>
        <w:rPr>
          <w:rFonts w:hint="eastAsia"/>
        </w:rPr>
        <w:t>F</w:t>
      </w:r>
      <w:r>
        <w:t>igure4</w:t>
      </w:r>
    </w:p>
    <w:p w14:paraId="2A0F8296" w14:textId="7208DC97" w:rsidR="00373798" w:rsidRPr="00137825" w:rsidRDefault="00373798" w:rsidP="00373798"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59038C75" wp14:editId="24B39D50">
            <wp:extent cx="5943600" cy="475488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F777" w14:textId="77777777" w:rsidR="000A6023" w:rsidRDefault="000A6023" w:rsidP="000A6023">
      <w:pPr>
        <w:jc w:val="both"/>
        <w:rPr>
          <w:sz w:val="21"/>
          <w:szCs w:val="21"/>
        </w:rPr>
      </w:pPr>
      <w:r w:rsidRPr="00137825">
        <w:rPr>
          <w:sz w:val="21"/>
          <w:szCs w:val="21"/>
        </w:rPr>
        <w:t xml:space="preserve">Source: Inglehart, R., C. </w:t>
      </w:r>
      <w:proofErr w:type="spellStart"/>
      <w:r w:rsidRPr="00137825">
        <w:rPr>
          <w:sz w:val="21"/>
          <w:szCs w:val="21"/>
        </w:rPr>
        <w:t>Haerpfer</w:t>
      </w:r>
      <w:proofErr w:type="spellEnd"/>
      <w:r w:rsidRPr="00137825">
        <w:rPr>
          <w:sz w:val="21"/>
          <w:szCs w:val="21"/>
        </w:rPr>
        <w:t xml:space="preserve">, A. Moreno, C. </w:t>
      </w:r>
      <w:proofErr w:type="spellStart"/>
      <w:r w:rsidRPr="00137825">
        <w:rPr>
          <w:sz w:val="21"/>
          <w:szCs w:val="21"/>
        </w:rPr>
        <w:t>Welzel</w:t>
      </w:r>
      <w:proofErr w:type="spellEnd"/>
      <w:r w:rsidRPr="00137825">
        <w:rPr>
          <w:sz w:val="21"/>
          <w:szCs w:val="21"/>
        </w:rPr>
        <w:t xml:space="preserve">, K. </w:t>
      </w:r>
      <w:proofErr w:type="spellStart"/>
      <w:r w:rsidRPr="00137825">
        <w:rPr>
          <w:sz w:val="21"/>
          <w:szCs w:val="21"/>
        </w:rPr>
        <w:t>Kizilova</w:t>
      </w:r>
      <w:proofErr w:type="spellEnd"/>
      <w:r w:rsidRPr="00137825">
        <w:rPr>
          <w:sz w:val="21"/>
          <w:szCs w:val="21"/>
        </w:rPr>
        <w:t xml:space="preserve">, J. Diez-Medrano, M. Lagos, P. Norris, E. </w:t>
      </w:r>
      <w:proofErr w:type="spellStart"/>
      <w:r w:rsidRPr="00137825">
        <w:rPr>
          <w:sz w:val="21"/>
          <w:szCs w:val="21"/>
        </w:rPr>
        <w:t>Ponarin</w:t>
      </w:r>
      <w:proofErr w:type="spellEnd"/>
      <w:r w:rsidRPr="00137825">
        <w:rPr>
          <w:sz w:val="21"/>
          <w:szCs w:val="21"/>
        </w:rPr>
        <w:t xml:space="preserve"> &amp; B. </w:t>
      </w:r>
      <w:proofErr w:type="spellStart"/>
      <w:r w:rsidRPr="00137825">
        <w:rPr>
          <w:sz w:val="21"/>
          <w:szCs w:val="21"/>
        </w:rPr>
        <w:t>Puranen</w:t>
      </w:r>
      <w:proofErr w:type="spellEnd"/>
      <w:r w:rsidRPr="00137825">
        <w:rPr>
          <w:sz w:val="21"/>
          <w:szCs w:val="21"/>
        </w:rPr>
        <w:t xml:space="preserve"> et al. (eds.). (2022). World Values Survey: Wave 7. Madrid, Spain: JD Systems Institute. Retrieved from </w:t>
      </w:r>
      <w:hyperlink r:id="rId22" w:history="1">
        <w:r w:rsidRPr="00137825">
          <w:rPr>
            <w:rStyle w:val="Hyperlink"/>
            <w:sz w:val="21"/>
            <w:szCs w:val="21"/>
          </w:rPr>
          <w:t>http://www.worldvaluessurvey.org/WVSDocumentationWVL.jsp</w:t>
        </w:r>
      </w:hyperlink>
      <w:r w:rsidRPr="00137825">
        <w:rPr>
          <w:sz w:val="21"/>
          <w:szCs w:val="21"/>
        </w:rPr>
        <w:t xml:space="preserve">; World Bank. (2022). World Development Indicators. Retrieved from </w:t>
      </w:r>
      <w:hyperlink r:id="rId23" w:history="1">
        <w:r w:rsidRPr="00137825">
          <w:rPr>
            <w:rStyle w:val="Hyperlink"/>
            <w:sz w:val="21"/>
            <w:szCs w:val="21"/>
          </w:rPr>
          <w:t>https://datacatalog.worldbank.org/dataset/world-development-indicators</w:t>
        </w:r>
      </w:hyperlink>
      <w:r w:rsidRPr="00137825">
        <w:rPr>
          <w:sz w:val="21"/>
          <w:szCs w:val="21"/>
        </w:rPr>
        <w:t xml:space="preserve"> </w:t>
      </w:r>
    </w:p>
    <w:p w14:paraId="2F8ED8D4" w14:textId="77777777" w:rsidR="008F280D" w:rsidRDefault="008F280D" w:rsidP="005B6AFD"/>
    <w:p w14:paraId="215258BE" w14:textId="3C8C9B33" w:rsidR="001C2889" w:rsidRDefault="001C2889" w:rsidP="001C2889">
      <w:pPr>
        <w:jc w:val="center"/>
      </w:pPr>
      <w:r>
        <w:rPr>
          <w:rFonts w:hint="eastAsia"/>
        </w:rPr>
        <w:t>F</w:t>
      </w:r>
      <w:r>
        <w:t>igure 5</w:t>
      </w:r>
    </w:p>
    <w:p w14:paraId="7758005F" w14:textId="7AE9380E" w:rsidR="001C2889" w:rsidRDefault="001C2889" w:rsidP="001C2889">
      <w:pPr>
        <w:jc w:val="center"/>
      </w:pP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60186227" wp14:editId="776B3AED">
            <wp:extent cx="5943600" cy="4953000"/>
            <wp:effectExtent l="0" t="0" r="0" b="0"/>
            <wp:docPr id="8" name="Picture 8" descr="Graphical user interface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line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C371" w14:textId="77777777" w:rsidR="001C2889" w:rsidRDefault="001C2889" w:rsidP="001C2889">
      <w:pPr>
        <w:jc w:val="both"/>
        <w:rPr>
          <w:sz w:val="21"/>
          <w:szCs w:val="21"/>
        </w:rPr>
      </w:pPr>
      <w:r w:rsidRPr="00137825">
        <w:rPr>
          <w:sz w:val="21"/>
          <w:szCs w:val="21"/>
        </w:rPr>
        <w:t xml:space="preserve">Source: Inglehart, R., C. </w:t>
      </w:r>
      <w:proofErr w:type="spellStart"/>
      <w:r w:rsidRPr="00137825">
        <w:rPr>
          <w:sz w:val="21"/>
          <w:szCs w:val="21"/>
        </w:rPr>
        <w:t>Haerpfer</w:t>
      </w:r>
      <w:proofErr w:type="spellEnd"/>
      <w:r w:rsidRPr="00137825">
        <w:rPr>
          <w:sz w:val="21"/>
          <w:szCs w:val="21"/>
        </w:rPr>
        <w:t xml:space="preserve">, A. Moreno, C. </w:t>
      </w:r>
      <w:proofErr w:type="spellStart"/>
      <w:r w:rsidRPr="00137825">
        <w:rPr>
          <w:sz w:val="21"/>
          <w:szCs w:val="21"/>
        </w:rPr>
        <w:t>Welzel</w:t>
      </w:r>
      <w:proofErr w:type="spellEnd"/>
      <w:r w:rsidRPr="00137825">
        <w:rPr>
          <w:sz w:val="21"/>
          <w:szCs w:val="21"/>
        </w:rPr>
        <w:t xml:space="preserve">, K. </w:t>
      </w:r>
      <w:proofErr w:type="spellStart"/>
      <w:r w:rsidRPr="00137825">
        <w:rPr>
          <w:sz w:val="21"/>
          <w:szCs w:val="21"/>
        </w:rPr>
        <w:t>Kizilova</w:t>
      </w:r>
      <w:proofErr w:type="spellEnd"/>
      <w:r w:rsidRPr="00137825">
        <w:rPr>
          <w:sz w:val="21"/>
          <w:szCs w:val="21"/>
        </w:rPr>
        <w:t xml:space="preserve">, J. Diez-Medrano, M. Lagos, P. Norris, E. </w:t>
      </w:r>
      <w:proofErr w:type="spellStart"/>
      <w:r w:rsidRPr="00137825">
        <w:rPr>
          <w:sz w:val="21"/>
          <w:szCs w:val="21"/>
        </w:rPr>
        <w:t>Ponarin</w:t>
      </w:r>
      <w:proofErr w:type="spellEnd"/>
      <w:r w:rsidRPr="00137825">
        <w:rPr>
          <w:sz w:val="21"/>
          <w:szCs w:val="21"/>
        </w:rPr>
        <w:t xml:space="preserve"> &amp; B. </w:t>
      </w:r>
      <w:proofErr w:type="spellStart"/>
      <w:r w:rsidRPr="00137825">
        <w:rPr>
          <w:sz w:val="21"/>
          <w:szCs w:val="21"/>
        </w:rPr>
        <w:t>Puranen</w:t>
      </w:r>
      <w:proofErr w:type="spellEnd"/>
      <w:r w:rsidRPr="00137825">
        <w:rPr>
          <w:sz w:val="21"/>
          <w:szCs w:val="21"/>
        </w:rPr>
        <w:t xml:space="preserve"> et al. (eds.). (2022). World Values Survey: Wave 7. Madrid, Spain: JD Systems Institute. Retrieved from </w:t>
      </w:r>
      <w:hyperlink r:id="rId25" w:history="1">
        <w:r w:rsidRPr="00137825">
          <w:rPr>
            <w:rStyle w:val="Hyperlink"/>
            <w:sz w:val="21"/>
            <w:szCs w:val="21"/>
          </w:rPr>
          <w:t>http://www.worldvaluessurvey.org/WVSDocumentationWVL.jsp</w:t>
        </w:r>
      </w:hyperlink>
      <w:r w:rsidRPr="00137825">
        <w:rPr>
          <w:sz w:val="21"/>
          <w:szCs w:val="21"/>
        </w:rPr>
        <w:t xml:space="preserve">; World Bank. (2022). World Development Indicators. Retrieved from </w:t>
      </w:r>
      <w:hyperlink r:id="rId26" w:history="1">
        <w:r w:rsidRPr="00137825">
          <w:rPr>
            <w:rStyle w:val="Hyperlink"/>
            <w:sz w:val="21"/>
            <w:szCs w:val="21"/>
          </w:rPr>
          <w:t>https://datacatalog.worldbank.org/dataset/world-development-indicators</w:t>
        </w:r>
      </w:hyperlink>
      <w:r w:rsidRPr="00137825">
        <w:rPr>
          <w:sz w:val="21"/>
          <w:szCs w:val="21"/>
        </w:rPr>
        <w:t xml:space="preserve"> </w:t>
      </w:r>
    </w:p>
    <w:p w14:paraId="22598DAC" w14:textId="77777777" w:rsidR="001C2889" w:rsidRDefault="001C2889" w:rsidP="001C2889"/>
    <w:p w14:paraId="7909ADF7" w14:textId="33DD35D6" w:rsidR="001C2889" w:rsidRDefault="00575BAF" w:rsidP="00575BAF">
      <w:pPr>
        <w:jc w:val="center"/>
      </w:pPr>
      <w:r>
        <w:rPr>
          <w:rFonts w:hint="eastAsia"/>
        </w:rPr>
        <w:t>F</w:t>
      </w:r>
      <w:r>
        <w:t>igure 6</w:t>
      </w:r>
    </w:p>
    <w:p w14:paraId="3959DF79" w14:textId="0BEECBFD" w:rsidR="00575BAF" w:rsidRDefault="00575BAF" w:rsidP="00575BAF">
      <w:pPr>
        <w:jc w:val="center"/>
      </w:pP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63145B43" wp14:editId="45E0AE7E">
            <wp:extent cx="5943600" cy="396240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F395" w14:textId="77777777" w:rsidR="00CA12FF" w:rsidRPr="00137825" w:rsidRDefault="00CA12FF" w:rsidP="00CA12FF">
      <w:pPr>
        <w:jc w:val="both"/>
        <w:rPr>
          <w:sz w:val="21"/>
          <w:szCs w:val="21"/>
        </w:rPr>
      </w:pPr>
      <w:r w:rsidRPr="00137825">
        <w:rPr>
          <w:sz w:val="21"/>
          <w:szCs w:val="21"/>
        </w:rPr>
        <w:t xml:space="preserve">Source: Inglehart, R., C. </w:t>
      </w:r>
      <w:proofErr w:type="spellStart"/>
      <w:r w:rsidRPr="00137825">
        <w:rPr>
          <w:sz w:val="21"/>
          <w:szCs w:val="21"/>
        </w:rPr>
        <w:t>Haerpfer</w:t>
      </w:r>
      <w:proofErr w:type="spellEnd"/>
      <w:r w:rsidRPr="00137825">
        <w:rPr>
          <w:sz w:val="21"/>
          <w:szCs w:val="21"/>
        </w:rPr>
        <w:t xml:space="preserve">, A. Moreno, C. </w:t>
      </w:r>
      <w:proofErr w:type="spellStart"/>
      <w:r w:rsidRPr="00137825">
        <w:rPr>
          <w:sz w:val="21"/>
          <w:szCs w:val="21"/>
        </w:rPr>
        <w:t>Welzel</w:t>
      </w:r>
      <w:proofErr w:type="spellEnd"/>
      <w:r w:rsidRPr="00137825">
        <w:rPr>
          <w:sz w:val="21"/>
          <w:szCs w:val="21"/>
        </w:rPr>
        <w:t xml:space="preserve">, K. </w:t>
      </w:r>
      <w:proofErr w:type="spellStart"/>
      <w:r w:rsidRPr="00137825">
        <w:rPr>
          <w:sz w:val="21"/>
          <w:szCs w:val="21"/>
        </w:rPr>
        <w:t>Kizilova</w:t>
      </w:r>
      <w:proofErr w:type="spellEnd"/>
      <w:r w:rsidRPr="00137825">
        <w:rPr>
          <w:sz w:val="21"/>
          <w:szCs w:val="21"/>
        </w:rPr>
        <w:t xml:space="preserve">, J. Diez-Medrano, M. Lagos, P. Norris, E. </w:t>
      </w:r>
      <w:proofErr w:type="spellStart"/>
      <w:r w:rsidRPr="00137825">
        <w:rPr>
          <w:sz w:val="21"/>
          <w:szCs w:val="21"/>
        </w:rPr>
        <w:t>Ponarin</w:t>
      </w:r>
      <w:proofErr w:type="spellEnd"/>
      <w:r w:rsidRPr="00137825">
        <w:rPr>
          <w:sz w:val="21"/>
          <w:szCs w:val="21"/>
        </w:rPr>
        <w:t xml:space="preserve"> &amp; B. </w:t>
      </w:r>
      <w:proofErr w:type="spellStart"/>
      <w:r w:rsidRPr="00137825">
        <w:rPr>
          <w:sz w:val="21"/>
          <w:szCs w:val="21"/>
        </w:rPr>
        <w:t>Puranen</w:t>
      </w:r>
      <w:proofErr w:type="spellEnd"/>
      <w:r w:rsidRPr="00137825">
        <w:rPr>
          <w:sz w:val="21"/>
          <w:szCs w:val="21"/>
        </w:rPr>
        <w:t xml:space="preserve"> et al. (eds.). (2022). World Values Survey: Wave 7. Madrid, Spain: JD Systems Institute. Retrieved from </w:t>
      </w:r>
      <w:hyperlink r:id="rId28" w:history="1">
        <w:r w:rsidRPr="00137825">
          <w:rPr>
            <w:rStyle w:val="Hyperlink"/>
            <w:sz w:val="21"/>
            <w:szCs w:val="21"/>
          </w:rPr>
          <w:t>http://www.worldvaluessurvey.org/WVSDocumentationWVL.jsp</w:t>
        </w:r>
      </w:hyperlink>
      <w:r w:rsidRPr="00137825">
        <w:rPr>
          <w:sz w:val="21"/>
          <w:szCs w:val="21"/>
        </w:rPr>
        <w:t xml:space="preserve">; World Bank. (2022). World Development Indicators. Retrieved from </w:t>
      </w:r>
      <w:hyperlink r:id="rId29" w:history="1">
        <w:r w:rsidRPr="00137825">
          <w:rPr>
            <w:rStyle w:val="Hyperlink"/>
            <w:sz w:val="21"/>
            <w:szCs w:val="21"/>
          </w:rPr>
          <w:t>https://datacatalog.worldbank.org/dataset/world-development-indicators</w:t>
        </w:r>
      </w:hyperlink>
      <w:r w:rsidRPr="00137825">
        <w:rPr>
          <w:sz w:val="21"/>
          <w:szCs w:val="21"/>
        </w:rPr>
        <w:t xml:space="preserve"> </w:t>
      </w:r>
    </w:p>
    <w:p w14:paraId="3B5A4510" w14:textId="77777777" w:rsidR="00575BAF" w:rsidRPr="00CA12FF" w:rsidRDefault="00575BAF" w:rsidP="00575BAF">
      <w:pPr>
        <w:jc w:val="center"/>
      </w:pPr>
    </w:p>
    <w:p w14:paraId="69B32CAE" w14:textId="616CA86D" w:rsidR="00575BAF" w:rsidRDefault="00575BAF" w:rsidP="00575BAF">
      <w:pPr>
        <w:jc w:val="center"/>
      </w:pPr>
      <w:r>
        <w:t>Figure 7</w:t>
      </w:r>
    </w:p>
    <w:p w14:paraId="17FFFD26" w14:textId="4625FF56" w:rsidR="005B7997" w:rsidRDefault="005B7997" w:rsidP="00575BAF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AC151C5" wp14:editId="4663AD48">
            <wp:extent cx="5943600" cy="4953000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9723" w14:textId="77777777" w:rsidR="00CA12FF" w:rsidRPr="00137825" w:rsidRDefault="00CA12FF" w:rsidP="00CA12FF">
      <w:pPr>
        <w:jc w:val="both"/>
        <w:rPr>
          <w:sz w:val="21"/>
          <w:szCs w:val="21"/>
        </w:rPr>
      </w:pPr>
      <w:r w:rsidRPr="00137825">
        <w:rPr>
          <w:sz w:val="21"/>
          <w:szCs w:val="21"/>
        </w:rPr>
        <w:t xml:space="preserve">Source: Inglehart, R., C. </w:t>
      </w:r>
      <w:proofErr w:type="spellStart"/>
      <w:r w:rsidRPr="00137825">
        <w:rPr>
          <w:sz w:val="21"/>
          <w:szCs w:val="21"/>
        </w:rPr>
        <w:t>Haerpfer</w:t>
      </w:r>
      <w:proofErr w:type="spellEnd"/>
      <w:r w:rsidRPr="00137825">
        <w:rPr>
          <w:sz w:val="21"/>
          <w:szCs w:val="21"/>
        </w:rPr>
        <w:t xml:space="preserve">, A. Moreno, C. </w:t>
      </w:r>
      <w:proofErr w:type="spellStart"/>
      <w:r w:rsidRPr="00137825">
        <w:rPr>
          <w:sz w:val="21"/>
          <w:szCs w:val="21"/>
        </w:rPr>
        <w:t>Welzel</w:t>
      </w:r>
      <w:proofErr w:type="spellEnd"/>
      <w:r w:rsidRPr="00137825">
        <w:rPr>
          <w:sz w:val="21"/>
          <w:szCs w:val="21"/>
        </w:rPr>
        <w:t xml:space="preserve">, K. </w:t>
      </w:r>
      <w:proofErr w:type="spellStart"/>
      <w:r w:rsidRPr="00137825">
        <w:rPr>
          <w:sz w:val="21"/>
          <w:szCs w:val="21"/>
        </w:rPr>
        <w:t>Kizilova</w:t>
      </w:r>
      <w:proofErr w:type="spellEnd"/>
      <w:r w:rsidRPr="00137825">
        <w:rPr>
          <w:sz w:val="21"/>
          <w:szCs w:val="21"/>
        </w:rPr>
        <w:t xml:space="preserve">, J. Diez-Medrano, M. Lagos, P. Norris, E. </w:t>
      </w:r>
      <w:proofErr w:type="spellStart"/>
      <w:r w:rsidRPr="00137825">
        <w:rPr>
          <w:sz w:val="21"/>
          <w:szCs w:val="21"/>
        </w:rPr>
        <w:t>Ponarin</w:t>
      </w:r>
      <w:proofErr w:type="spellEnd"/>
      <w:r w:rsidRPr="00137825">
        <w:rPr>
          <w:sz w:val="21"/>
          <w:szCs w:val="21"/>
        </w:rPr>
        <w:t xml:space="preserve"> &amp; B. </w:t>
      </w:r>
      <w:proofErr w:type="spellStart"/>
      <w:r w:rsidRPr="00137825">
        <w:rPr>
          <w:sz w:val="21"/>
          <w:szCs w:val="21"/>
        </w:rPr>
        <w:t>Puranen</w:t>
      </w:r>
      <w:proofErr w:type="spellEnd"/>
      <w:r w:rsidRPr="00137825">
        <w:rPr>
          <w:sz w:val="21"/>
          <w:szCs w:val="21"/>
        </w:rPr>
        <w:t xml:space="preserve"> et al. (eds.). (2022). World Values Survey: Wave 7. Madrid, Spain: JD Systems Institute. Retrieved from </w:t>
      </w:r>
      <w:hyperlink r:id="rId31" w:history="1">
        <w:r w:rsidRPr="00137825">
          <w:rPr>
            <w:rStyle w:val="Hyperlink"/>
            <w:sz w:val="21"/>
            <w:szCs w:val="21"/>
          </w:rPr>
          <w:t>http://www.worldvaluessurvey.org/WVSDocumentationWVL.jsp</w:t>
        </w:r>
      </w:hyperlink>
      <w:r w:rsidRPr="00137825">
        <w:rPr>
          <w:sz w:val="21"/>
          <w:szCs w:val="21"/>
        </w:rPr>
        <w:t xml:space="preserve">; World Bank. (2022). World Development Indicators. Retrieved from </w:t>
      </w:r>
      <w:hyperlink r:id="rId32" w:history="1">
        <w:r w:rsidRPr="00137825">
          <w:rPr>
            <w:rStyle w:val="Hyperlink"/>
            <w:sz w:val="21"/>
            <w:szCs w:val="21"/>
          </w:rPr>
          <w:t>https://datacatalog.worldbank.org/dataset/world-development-indicators</w:t>
        </w:r>
      </w:hyperlink>
      <w:r w:rsidRPr="00137825">
        <w:rPr>
          <w:sz w:val="21"/>
          <w:szCs w:val="21"/>
        </w:rPr>
        <w:t xml:space="preserve"> </w:t>
      </w:r>
    </w:p>
    <w:p w14:paraId="63EB6950" w14:textId="77777777" w:rsidR="005B7997" w:rsidRDefault="005B7997" w:rsidP="00575BAF">
      <w:pPr>
        <w:jc w:val="center"/>
      </w:pPr>
    </w:p>
    <w:p w14:paraId="3F4465B0" w14:textId="54028BB4" w:rsidR="005B7997" w:rsidRDefault="005B7997" w:rsidP="00575BAF">
      <w:pPr>
        <w:jc w:val="center"/>
      </w:pPr>
      <w:r>
        <w:t>Figure 8</w:t>
      </w:r>
    </w:p>
    <w:p w14:paraId="6F7A3C36" w14:textId="1C5F6E2F" w:rsidR="005B7997" w:rsidRDefault="005B7997" w:rsidP="00575BAF">
      <w:pPr>
        <w:jc w:val="center"/>
      </w:pP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1412C244" wp14:editId="1F5D3F76">
            <wp:extent cx="5943600" cy="4953000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E4CA" w14:textId="77777777" w:rsidR="00CA12FF" w:rsidRPr="00137825" w:rsidRDefault="00CA12FF" w:rsidP="00CA12FF">
      <w:pPr>
        <w:jc w:val="both"/>
        <w:rPr>
          <w:sz w:val="21"/>
          <w:szCs w:val="21"/>
        </w:rPr>
      </w:pPr>
      <w:r w:rsidRPr="00137825">
        <w:rPr>
          <w:sz w:val="21"/>
          <w:szCs w:val="21"/>
        </w:rPr>
        <w:t xml:space="preserve">Source: Inglehart, R., C. </w:t>
      </w:r>
      <w:proofErr w:type="spellStart"/>
      <w:r w:rsidRPr="00137825">
        <w:rPr>
          <w:sz w:val="21"/>
          <w:szCs w:val="21"/>
        </w:rPr>
        <w:t>Haerpfer</w:t>
      </w:r>
      <w:proofErr w:type="spellEnd"/>
      <w:r w:rsidRPr="00137825">
        <w:rPr>
          <w:sz w:val="21"/>
          <w:szCs w:val="21"/>
        </w:rPr>
        <w:t xml:space="preserve">, A. Moreno, C. </w:t>
      </w:r>
      <w:proofErr w:type="spellStart"/>
      <w:r w:rsidRPr="00137825">
        <w:rPr>
          <w:sz w:val="21"/>
          <w:szCs w:val="21"/>
        </w:rPr>
        <w:t>Welzel</w:t>
      </w:r>
      <w:proofErr w:type="spellEnd"/>
      <w:r w:rsidRPr="00137825">
        <w:rPr>
          <w:sz w:val="21"/>
          <w:szCs w:val="21"/>
        </w:rPr>
        <w:t xml:space="preserve">, K. </w:t>
      </w:r>
      <w:proofErr w:type="spellStart"/>
      <w:r w:rsidRPr="00137825">
        <w:rPr>
          <w:sz w:val="21"/>
          <w:szCs w:val="21"/>
        </w:rPr>
        <w:t>Kizilova</w:t>
      </w:r>
      <w:proofErr w:type="spellEnd"/>
      <w:r w:rsidRPr="00137825">
        <w:rPr>
          <w:sz w:val="21"/>
          <w:szCs w:val="21"/>
        </w:rPr>
        <w:t xml:space="preserve">, J. Diez-Medrano, M. Lagos, P. Norris, E. </w:t>
      </w:r>
      <w:proofErr w:type="spellStart"/>
      <w:r w:rsidRPr="00137825">
        <w:rPr>
          <w:sz w:val="21"/>
          <w:szCs w:val="21"/>
        </w:rPr>
        <w:t>Ponarin</w:t>
      </w:r>
      <w:proofErr w:type="spellEnd"/>
      <w:r w:rsidRPr="00137825">
        <w:rPr>
          <w:sz w:val="21"/>
          <w:szCs w:val="21"/>
        </w:rPr>
        <w:t xml:space="preserve"> &amp; B. </w:t>
      </w:r>
      <w:proofErr w:type="spellStart"/>
      <w:r w:rsidRPr="00137825">
        <w:rPr>
          <w:sz w:val="21"/>
          <w:szCs w:val="21"/>
        </w:rPr>
        <w:t>Puranen</w:t>
      </w:r>
      <w:proofErr w:type="spellEnd"/>
      <w:r w:rsidRPr="00137825">
        <w:rPr>
          <w:sz w:val="21"/>
          <w:szCs w:val="21"/>
        </w:rPr>
        <w:t xml:space="preserve"> et al. (eds.). (2022). World Values Survey: Wave 7. Madrid, Spain: JD Systems Institute. Retrieved from </w:t>
      </w:r>
      <w:hyperlink r:id="rId34" w:history="1">
        <w:r w:rsidRPr="00137825">
          <w:rPr>
            <w:rStyle w:val="Hyperlink"/>
            <w:sz w:val="21"/>
            <w:szCs w:val="21"/>
          </w:rPr>
          <w:t>http://www.worldvaluessurvey.org/WVSDocumentationWVL.jsp</w:t>
        </w:r>
      </w:hyperlink>
      <w:r w:rsidRPr="00137825">
        <w:rPr>
          <w:sz w:val="21"/>
          <w:szCs w:val="21"/>
        </w:rPr>
        <w:t xml:space="preserve">; World Bank. (2022). World Development Indicators. Retrieved from </w:t>
      </w:r>
      <w:hyperlink r:id="rId35" w:history="1">
        <w:r w:rsidRPr="00137825">
          <w:rPr>
            <w:rStyle w:val="Hyperlink"/>
            <w:sz w:val="21"/>
            <w:szCs w:val="21"/>
          </w:rPr>
          <w:t>https://datacatalog.worldbank.org/dataset/world-development-indicators</w:t>
        </w:r>
      </w:hyperlink>
      <w:r w:rsidRPr="00137825">
        <w:rPr>
          <w:sz w:val="21"/>
          <w:szCs w:val="21"/>
        </w:rPr>
        <w:t xml:space="preserve"> </w:t>
      </w:r>
    </w:p>
    <w:p w14:paraId="75347B6A" w14:textId="77777777" w:rsidR="005B7997" w:rsidRDefault="005B7997" w:rsidP="00575BAF">
      <w:pPr>
        <w:jc w:val="center"/>
      </w:pPr>
    </w:p>
    <w:p w14:paraId="48E51CE6" w14:textId="7483717B" w:rsidR="005B7997" w:rsidRDefault="005B7997" w:rsidP="00575BAF">
      <w:pPr>
        <w:jc w:val="center"/>
      </w:pPr>
      <w:r>
        <w:t>Figure 9</w:t>
      </w:r>
    </w:p>
    <w:p w14:paraId="74384917" w14:textId="22A2E2CA" w:rsidR="005B7997" w:rsidRDefault="005B7997" w:rsidP="00575BAF">
      <w:pPr>
        <w:jc w:val="center"/>
      </w:pP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5DE324EA" wp14:editId="0883FAEB">
            <wp:extent cx="5943600" cy="3962400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19BB" w14:textId="77777777" w:rsidR="00CA12FF" w:rsidRPr="00137825" w:rsidRDefault="00CA12FF" w:rsidP="00CA12FF">
      <w:pPr>
        <w:jc w:val="both"/>
        <w:rPr>
          <w:sz w:val="21"/>
          <w:szCs w:val="21"/>
        </w:rPr>
      </w:pPr>
      <w:r w:rsidRPr="00137825">
        <w:rPr>
          <w:sz w:val="21"/>
          <w:szCs w:val="21"/>
        </w:rPr>
        <w:t xml:space="preserve">Source: Inglehart, R., C. </w:t>
      </w:r>
      <w:proofErr w:type="spellStart"/>
      <w:r w:rsidRPr="00137825">
        <w:rPr>
          <w:sz w:val="21"/>
          <w:szCs w:val="21"/>
        </w:rPr>
        <w:t>Haerpfer</w:t>
      </w:r>
      <w:proofErr w:type="spellEnd"/>
      <w:r w:rsidRPr="00137825">
        <w:rPr>
          <w:sz w:val="21"/>
          <w:szCs w:val="21"/>
        </w:rPr>
        <w:t xml:space="preserve">, A. Moreno, C. </w:t>
      </w:r>
      <w:proofErr w:type="spellStart"/>
      <w:r w:rsidRPr="00137825">
        <w:rPr>
          <w:sz w:val="21"/>
          <w:szCs w:val="21"/>
        </w:rPr>
        <w:t>Welzel</w:t>
      </w:r>
      <w:proofErr w:type="spellEnd"/>
      <w:r w:rsidRPr="00137825">
        <w:rPr>
          <w:sz w:val="21"/>
          <w:szCs w:val="21"/>
        </w:rPr>
        <w:t xml:space="preserve">, K. </w:t>
      </w:r>
      <w:proofErr w:type="spellStart"/>
      <w:r w:rsidRPr="00137825">
        <w:rPr>
          <w:sz w:val="21"/>
          <w:szCs w:val="21"/>
        </w:rPr>
        <w:t>Kizilova</w:t>
      </w:r>
      <w:proofErr w:type="spellEnd"/>
      <w:r w:rsidRPr="00137825">
        <w:rPr>
          <w:sz w:val="21"/>
          <w:szCs w:val="21"/>
        </w:rPr>
        <w:t xml:space="preserve">, J. Diez-Medrano, M. Lagos, P. Norris, E. </w:t>
      </w:r>
      <w:proofErr w:type="spellStart"/>
      <w:r w:rsidRPr="00137825">
        <w:rPr>
          <w:sz w:val="21"/>
          <w:szCs w:val="21"/>
        </w:rPr>
        <w:t>Ponarin</w:t>
      </w:r>
      <w:proofErr w:type="spellEnd"/>
      <w:r w:rsidRPr="00137825">
        <w:rPr>
          <w:sz w:val="21"/>
          <w:szCs w:val="21"/>
        </w:rPr>
        <w:t xml:space="preserve"> &amp; B. </w:t>
      </w:r>
      <w:proofErr w:type="spellStart"/>
      <w:r w:rsidRPr="00137825">
        <w:rPr>
          <w:sz w:val="21"/>
          <w:szCs w:val="21"/>
        </w:rPr>
        <w:t>Puranen</w:t>
      </w:r>
      <w:proofErr w:type="spellEnd"/>
      <w:r w:rsidRPr="00137825">
        <w:rPr>
          <w:sz w:val="21"/>
          <w:szCs w:val="21"/>
        </w:rPr>
        <w:t xml:space="preserve"> et al. (eds.). (2022). World Values Survey: Wave 7. Madrid, Spain: JD Systems Institute. Retrieved from </w:t>
      </w:r>
      <w:hyperlink r:id="rId37" w:history="1">
        <w:r w:rsidRPr="00137825">
          <w:rPr>
            <w:rStyle w:val="Hyperlink"/>
            <w:sz w:val="21"/>
            <w:szCs w:val="21"/>
          </w:rPr>
          <w:t>http://www.worldvaluessurvey.org/WVSDocumentationWVL.jsp</w:t>
        </w:r>
      </w:hyperlink>
      <w:r w:rsidRPr="00137825">
        <w:rPr>
          <w:sz w:val="21"/>
          <w:szCs w:val="21"/>
        </w:rPr>
        <w:t xml:space="preserve">; World Bank. (2022). World Development Indicators. Retrieved from </w:t>
      </w:r>
      <w:hyperlink r:id="rId38" w:history="1">
        <w:r w:rsidRPr="00137825">
          <w:rPr>
            <w:rStyle w:val="Hyperlink"/>
            <w:sz w:val="21"/>
            <w:szCs w:val="21"/>
          </w:rPr>
          <w:t>https://datacatalog.worldbank.org/dataset/world-development-indicators</w:t>
        </w:r>
      </w:hyperlink>
      <w:r w:rsidRPr="00137825">
        <w:rPr>
          <w:sz w:val="21"/>
          <w:szCs w:val="21"/>
        </w:rPr>
        <w:t xml:space="preserve"> </w:t>
      </w:r>
    </w:p>
    <w:p w14:paraId="3CC7CAE9" w14:textId="77777777" w:rsidR="005B7997" w:rsidRDefault="005B7997" w:rsidP="00575BAF">
      <w:pPr>
        <w:jc w:val="center"/>
      </w:pPr>
    </w:p>
    <w:p w14:paraId="016616AA" w14:textId="73287ABF" w:rsidR="005B7997" w:rsidRDefault="005B7997" w:rsidP="00575BAF">
      <w:pPr>
        <w:jc w:val="center"/>
      </w:pPr>
      <w:r>
        <w:t>Figure 10</w:t>
      </w:r>
    </w:p>
    <w:p w14:paraId="769F8317" w14:textId="024AA3BD" w:rsidR="005B7997" w:rsidRDefault="005B7997" w:rsidP="00575BAF">
      <w:pPr>
        <w:jc w:val="center"/>
      </w:pP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04783B44" wp14:editId="15210C8A">
            <wp:extent cx="5943600" cy="4953000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20E7" w14:textId="77777777" w:rsidR="00CA12FF" w:rsidRPr="00137825" w:rsidRDefault="00CA12FF" w:rsidP="00CA12FF">
      <w:pPr>
        <w:jc w:val="both"/>
        <w:rPr>
          <w:sz w:val="21"/>
          <w:szCs w:val="21"/>
        </w:rPr>
      </w:pPr>
      <w:r w:rsidRPr="00137825">
        <w:rPr>
          <w:sz w:val="21"/>
          <w:szCs w:val="21"/>
        </w:rPr>
        <w:t xml:space="preserve">Source: Inglehart, R., C. </w:t>
      </w:r>
      <w:proofErr w:type="spellStart"/>
      <w:r w:rsidRPr="00137825">
        <w:rPr>
          <w:sz w:val="21"/>
          <w:szCs w:val="21"/>
        </w:rPr>
        <w:t>Haerpfer</w:t>
      </w:r>
      <w:proofErr w:type="spellEnd"/>
      <w:r w:rsidRPr="00137825">
        <w:rPr>
          <w:sz w:val="21"/>
          <w:szCs w:val="21"/>
        </w:rPr>
        <w:t xml:space="preserve">, A. Moreno, C. </w:t>
      </w:r>
      <w:proofErr w:type="spellStart"/>
      <w:r w:rsidRPr="00137825">
        <w:rPr>
          <w:sz w:val="21"/>
          <w:szCs w:val="21"/>
        </w:rPr>
        <w:t>Welzel</w:t>
      </w:r>
      <w:proofErr w:type="spellEnd"/>
      <w:r w:rsidRPr="00137825">
        <w:rPr>
          <w:sz w:val="21"/>
          <w:szCs w:val="21"/>
        </w:rPr>
        <w:t xml:space="preserve">, K. </w:t>
      </w:r>
      <w:proofErr w:type="spellStart"/>
      <w:r w:rsidRPr="00137825">
        <w:rPr>
          <w:sz w:val="21"/>
          <w:szCs w:val="21"/>
        </w:rPr>
        <w:t>Kizilova</w:t>
      </w:r>
      <w:proofErr w:type="spellEnd"/>
      <w:r w:rsidRPr="00137825">
        <w:rPr>
          <w:sz w:val="21"/>
          <w:szCs w:val="21"/>
        </w:rPr>
        <w:t xml:space="preserve">, J. Diez-Medrano, M. Lagos, P. Norris, E. </w:t>
      </w:r>
      <w:proofErr w:type="spellStart"/>
      <w:r w:rsidRPr="00137825">
        <w:rPr>
          <w:sz w:val="21"/>
          <w:szCs w:val="21"/>
        </w:rPr>
        <w:t>Ponarin</w:t>
      </w:r>
      <w:proofErr w:type="spellEnd"/>
      <w:r w:rsidRPr="00137825">
        <w:rPr>
          <w:sz w:val="21"/>
          <w:szCs w:val="21"/>
        </w:rPr>
        <w:t xml:space="preserve"> &amp; B. </w:t>
      </w:r>
      <w:proofErr w:type="spellStart"/>
      <w:r w:rsidRPr="00137825">
        <w:rPr>
          <w:sz w:val="21"/>
          <w:szCs w:val="21"/>
        </w:rPr>
        <w:t>Puranen</w:t>
      </w:r>
      <w:proofErr w:type="spellEnd"/>
      <w:r w:rsidRPr="00137825">
        <w:rPr>
          <w:sz w:val="21"/>
          <w:szCs w:val="21"/>
        </w:rPr>
        <w:t xml:space="preserve"> et al. (eds.). (2022). World Values Survey: Wave 7. Madrid, Spain: JD Systems Institute. Retrieved from </w:t>
      </w:r>
      <w:hyperlink r:id="rId40" w:history="1">
        <w:r w:rsidRPr="00137825">
          <w:rPr>
            <w:rStyle w:val="Hyperlink"/>
            <w:sz w:val="21"/>
            <w:szCs w:val="21"/>
          </w:rPr>
          <w:t>http://www.worldvaluessurvey.org/WVSDocumentationWVL.jsp</w:t>
        </w:r>
      </w:hyperlink>
      <w:r w:rsidRPr="00137825">
        <w:rPr>
          <w:sz w:val="21"/>
          <w:szCs w:val="21"/>
        </w:rPr>
        <w:t xml:space="preserve">; World Bank. (2022). World Development Indicators. Retrieved from </w:t>
      </w:r>
      <w:hyperlink r:id="rId41" w:history="1">
        <w:r w:rsidRPr="00137825">
          <w:rPr>
            <w:rStyle w:val="Hyperlink"/>
            <w:sz w:val="21"/>
            <w:szCs w:val="21"/>
          </w:rPr>
          <w:t>https://datacatalog.worldbank.org/dataset/world-development-indicators</w:t>
        </w:r>
      </w:hyperlink>
      <w:r w:rsidRPr="00137825">
        <w:rPr>
          <w:sz w:val="21"/>
          <w:szCs w:val="21"/>
        </w:rPr>
        <w:t xml:space="preserve"> </w:t>
      </w:r>
    </w:p>
    <w:p w14:paraId="5E432B34" w14:textId="77777777" w:rsidR="005B7997" w:rsidRDefault="005B7997" w:rsidP="00575BAF">
      <w:pPr>
        <w:jc w:val="center"/>
      </w:pPr>
    </w:p>
    <w:p w14:paraId="350CA9FF" w14:textId="60234E99" w:rsidR="005B7997" w:rsidRDefault="005B7997" w:rsidP="00575BAF">
      <w:pPr>
        <w:jc w:val="center"/>
      </w:pPr>
      <w:r>
        <w:t>Figure 11</w:t>
      </w:r>
    </w:p>
    <w:p w14:paraId="08D9FD09" w14:textId="2A8F2352" w:rsidR="005B7997" w:rsidRDefault="005B7997" w:rsidP="00575BAF">
      <w:pPr>
        <w:jc w:val="center"/>
      </w:pP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504AC0ED" wp14:editId="35E4D332">
            <wp:extent cx="5943600" cy="4953000"/>
            <wp:effectExtent l="0" t="0" r="0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356D" w14:textId="77777777" w:rsidR="00CA12FF" w:rsidRPr="00137825" w:rsidRDefault="00CA12FF" w:rsidP="00CA12FF">
      <w:pPr>
        <w:jc w:val="both"/>
        <w:rPr>
          <w:sz w:val="21"/>
          <w:szCs w:val="21"/>
        </w:rPr>
      </w:pPr>
      <w:r w:rsidRPr="00137825">
        <w:rPr>
          <w:sz w:val="21"/>
          <w:szCs w:val="21"/>
        </w:rPr>
        <w:t xml:space="preserve">Source: Inglehart, R., C. </w:t>
      </w:r>
      <w:proofErr w:type="spellStart"/>
      <w:r w:rsidRPr="00137825">
        <w:rPr>
          <w:sz w:val="21"/>
          <w:szCs w:val="21"/>
        </w:rPr>
        <w:t>Haerpfer</w:t>
      </w:r>
      <w:proofErr w:type="spellEnd"/>
      <w:r w:rsidRPr="00137825">
        <w:rPr>
          <w:sz w:val="21"/>
          <w:szCs w:val="21"/>
        </w:rPr>
        <w:t xml:space="preserve">, A. Moreno, C. </w:t>
      </w:r>
      <w:proofErr w:type="spellStart"/>
      <w:r w:rsidRPr="00137825">
        <w:rPr>
          <w:sz w:val="21"/>
          <w:szCs w:val="21"/>
        </w:rPr>
        <w:t>Welzel</w:t>
      </w:r>
      <w:proofErr w:type="spellEnd"/>
      <w:r w:rsidRPr="00137825">
        <w:rPr>
          <w:sz w:val="21"/>
          <w:szCs w:val="21"/>
        </w:rPr>
        <w:t xml:space="preserve">, K. </w:t>
      </w:r>
      <w:proofErr w:type="spellStart"/>
      <w:r w:rsidRPr="00137825">
        <w:rPr>
          <w:sz w:val="21"/>
          <w:szCs w:val="21"/>
        </w:rPr>
        <w:t>Kizilova</w:t>
      </w:r>
      <w:proofErr w:type="spellEnd"/>
      <w:r w:rsidRPr="00137825">
        <w:rPr>
          <w:sz w:val="21"/>
          <w:szCs w:val="21"/>
        </w:rPr>
        <w:t xml:space="preserve">, J. Diez-Medrano, M. Lagos, P. Norris, E. </w:t>
      </w:r>
      <w:proofErr w:type="spellStart"/>
      <w:r w:rsidRPr="00137825">
        <w:rPr>
          <w:sz w:val="21"/>
          <w:szCs w:val="21"/>
        </w:rPr>
        <w:t>Ponarin</w:t>
      </w:r>
      <w:proofErr w:type="spellEnd"/>
      <w:r w:rsidRPr="00137825">
        <w:rPr>
          <w:sz w:val="21"/>
          <w:szCs w:val="21"/>
        </w:rPr>
        <w:t xml:space="preserve"> &amp; B. </w:t>
      </w:r>
      <w:proofErr w:type="spellStart"/>
      <w:r w:rsidRPr="00137825">
        <w:rPr>
          <w:sz w:val="21"/>
          <w:szCs w:val="21"/>
        </w:rPr>
        <w:t>Puranen</w:t>
      </w:r>
      <w:proofErr w:type="spellEnd"/>
      <w:r w:rsidRPr="00137825">
        <w:rPr>
          <w:sz w:val="21"/>
          <w:szCs w:val="21"/>
        </w:rPr>
        <w:t xml:space="preserve"> et al. (eds.). (2022). World Values Survey: Wave 7. Madrid, Spain: JD Systems Institute. Retrieved from </w:t>
      </w:r>
      <w:hyperlink r:id="rId43" w:history="1">
        <w:r w:rsidRPr="00137825">
          <w:rPr>
            <w:rStyle w:val="Hyperlink"/>
            <w:sz w:val="21"/>
            <w:szCs w:val="21"/>
          </w:rPr>
          <w:t>http://www.worldvaluessurvey.org/WVSDocumentationWVL.jsp</w:t>
        </w:r>
      </w:hyperlink>
      <w:r w:rsidRPr="00137825">
        <w:rPr>
          <w:sz w:val="21"/>
          <w:szCs w:val="21"/>
        </w:rPr>
        <w:t xml:space="preserve">; World Bank. (2022). World Development Indicators. Retrieved from </w:t>
      </w:r>
      <w:hyperlink r:id="rId44" w:history="1">
        <w:r w:rsidRPr="00137825">
          <w:rPr>
            <w:rStyle w:val="Hyperlink"/>
            <w:sz w:val="21"/>
            <w:szCs w:val="21"/>
          </w:rPr>
          <w:t>https://datacatalog.worldbank.org/dataset/world-development-indicators</w:t>
        </w:r>
      </w:hyperlink>
      <w:r w:rsidRPr="00137825">
        <w:rPr>
          <w:sz w:val="21"/>
          <w:szCs w:val="21"/>
        </w:rPr>
        <w:t xml:space="preserve"> </w:t>
      </w:r>
    </w:p>
    <w:p w14:paraId="5BE948BE" w14:textId="77777777" w:rsidR="00575BAF" w:rsidRPr="00CA12FF" w:rsidRDefault="00575BAF" w:rsidP="00CA12FF"/>
    <w:sectPr w:rsidR="00575BAF" w:rsidRPr="00CA12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7" w:author="Katy Norris" w:date="2023-04-06T15:04:00Z" w:initials="KN">
    <w:p w14:paraId="0852596C" w14:textId="77777777" w:rsidR="005175BF" w:rsidRDefault="005175BF" w:rsidP="008162EF">
      <w:r>
        <w:rPr>
          <w:rStyle w:val="CommentReference"/>
        </w:rPr>
        <w:annotationRef/>
      </w:r>
      <w:r>
        <w:rPr>
          <w:sz w:val="20"/>
          <w:szCs w:val="20"/>
        </w:rPr>
        <w:t>I’m not quite sure what you mean by “direct” here</w:t>
      </w:r>
    </w:p>
  </w:comment>
  <w:comment w:id="256" w:author="Katy Norris" w:date="2023-04-06T16:11:00Z" w:initials="KN">
    <w:p w14:paraId="1CB05052" w14:textId="77777777" w:rsidR="0076511A" w:rsidRDefault="0076511A" w:rsidP="00462B75">
      <w:r>
        <w:rPr>
          <w:rStyle w:val="CommentReference"/>
        </w:rPr>
        <w:annotationRef/>
      </w:r>
      <w:r>
        <w:rPr>
          <w:sz w:val="20"/>
          <w:szCs w:val="20"/>
        </w:rPr>
        <w:t>I’m not quite sure what you mean by this. Are you saying that future research should test the impact of corruption on economic governance?</w:t>
      </w:r>
    </w:p>
  </w:comment>
  <w:comment w:id="268" w:author="Katy Norris" w:date="2023-04-06T16:12:00Z" w:initials="KN">
    <w:p w14:paraId="6D1292BC" w14:textId="77777777" w:rsidR="00652CF3" w:rsidRDefault="00652CF3" w:rsidP="00467710">
      <w:r>
        <w:rPr>
          <w:rStyle w:val="CommentReference"/>
        </w:rPr>
        <w:annotationRef/>
      </w:r>
      <w:r>
        <w:rPr>
          <w:sz w:val="20"/>
          <w:szCs w:val="20"/>
        </w:rPr>
        <w:t>Not quite sure what you mean by this</w:t>
      </w:r>
    </w:p>
  </w:comment>
  <w:comment w:id="276" w:author="Katy Norris" w:date="2023-04-06T16:13:00Z" w:initials="KN">
    <w:p w14:paraId="17E3D7A4" w14:textId="77777777" w:rsidR="00E37EF8" w:rsidRDefault="00E37EF8" w:rsidP="00881270">
      <w:r>
        <w:rPr>
          <w:rStyle w:val="CommentReference"/>
        </w:rPr>
        <w:annotationRef/>
      </w:r>
      <w:r>
        <w:rPr>
          <w:sz w:val="20"/>
          <w:szCs w:val="20"/>
        </w:rPr>
        <w:t>Again, could you clarify what you mean here?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852596C" w15:done="0"/>
  <w15:commentEx w15:paraId="1CB05052" w15:done="0"/>
  <w15:commentEx w15:paraId="6D1292BC" w15:done="0"/>
  <w15:commentEx w15:paraId="17E3D7A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95E1A" w16cex:dateUtc="2023-04-06T22:04:00Z"/>
  <w16cex:commentExtensible w16cex:durableId="27D96DAD" w16cex:dateUtc="2023-04-06T23:11:00Z"/>
  <w16cex:commentExtensible w16cex:durableId="27D96E01" w16cex:dateUtc="2023-04-06T23:12:00Z"/>
  <w16cex:commentExtensible w16cex:durableId="27D96E42" w16cex:dateUtc="2023-04-06T23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852596C" w16cid:durableId="27D95E1A"/>
  <w16cid:commentId w16cid:paraId="1CB05052" w16cid:durableId="27D96DAD"/>
  <w16cid:commentId w16cid:paraId="6D1292BC" w16cid:durableId="27D96E01"/>
  <w16cid:commentId w16cid:paraId="17E3D7A4" w16cid:durableId="27D96E4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60B15"/>
    <w:multiLevelType w:val="hybridMultilevel"/>
    <w:tmpl w:val="09F41E0C"/>
    <w:lvl w:ilvl="0" w:tplc="73727C5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BEF1E89"/>
    <w:multiLevelType w:val="hybridMultilevel"/>
    <w:tmpl w:val="86DABE8E"/>
    <w:lvl w:ilvl="0" w:tplc="55F4ED2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6AB6BA5"/>
    <w:multiLevelType w:val="hybridMultilevel"/>
    <w:tmpl w:val="4B9ACE5A"/>
    <w:lvl w:ilvl="0" w:tplc="948EB49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02C256C"/>
    <w:multiLevelType w:val="hybridMultilevel"/>
    <w:tmpl w:val="76948462"/>
    <w:lvl w:ilvl="0" w:tplc="A196A13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E3B7A64"/>
    <w:multiLevelType w:val="multilevel"/>
    <w:tmpl w:val="22A68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8865DD"/>
    <w:multiLevelType w:val="hybridMultilevel"/>
    <w:tmpl w:val="2EF8686E"/>
    <w:lvl w:ilvl="0" w:tplc="16FC0E5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915699D"/>
    <w:multiLevelType w:val="hybridMultilevel"/>
    <w:tmpl w:val="29A03ADA"/>
    <w:lvl w:ilvl="0" w:tplc="A2506B4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79888565">
    <w:abstractNumId w:val="4"/>
  </w:num>
  <w:num w:numId="2" w16cid:durableId="211383028">
    <w:abstractNumId w:val="2"/>
  </w:num>
  <w:num w:numId="3" w16cid:durableId="1163665036">
    <w:abstractNumId w:val="1"/>
  </w:num>
  <w:num w:numId="4" w16cid:durableId="1045564695">
    <w:abstractNumId w:val="6"/>
  </w:num>
  <w:num w:numId="5" w16cid:durableId="386690061">
    <w:abstractNumId w:val="5"/>
  </w:num>
  <w:num w:numId="6" w16cid:durableId="706879024">
    <w:abstractNumId w:val="3"/>
  </w:num>
  <w:num w:numId="7" w16cid:durableId="28292320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ty Norris">
    <w15:presenceInfo w15:providerId="AD" w15:userId="S::kenorris@ucsd.edu::0e68644a-9447-4674-af80-10b409e22ea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bordersDoNotSurroundHeader/>
  <w:bordersDoNotSurroundFooter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847"/>
    <w:rsid w:val="000079C5"/>
    <w:rsid w:val="00012E27"/>
    <w:rsid w:val="00014332"/>
    <w:rsid w:val="000148C0"/>
    <w:rsid w:val="00015537"/>
    <w:rsid w:val="00016144"/>
    <w:rsid w:val="00024F83"/>
    <w:rsid w:val="00025893"/>
    <w:rsid w:val="000305CA"/>
    <w:rsid w:val="00031432"/>
    <w:rsid w:val="000439E7"/>
    <w:rsid w:val="00046F85"/>
    <w:rsid w:val="0005765B"/>
    <w:rsid w:val="00071F1C"/>
    <w:rsid w:val="000736BD"/>
    <w:rsid w:val="00075A63"/>
    <w:rsid w:val="00076072"/>
    <w:rsid w:val="000866D5"/>
    <w:rsid w:val="0008785E"/>
    <w:rsid w:val="00091647"/>
    <w:rsid w:val="00096546"/>
    <w:rsid w:val="000A12ED"/>
    <w:rsid w:val="000A148A"/>
    <w:rsid w:val="000A22BC"/>
    <w:rsid w:val="000A468E"/>
    <w:rsid w:val="000A6023"/>
    <w:rsid w:val="000A6812"/>
    <w:rsid w:val="000A7676"/>
    <w:rsid w:val="000B0FC1"/>
    <w:rsid w:val="000B2BD0"/>
    <w:rsid w:val="000C03A8"/>
    <w:rsid w:val="000C0536"/>
    <w:rsid w:val="000C42BB"/>
    <w:rsid w:val="000D382A"/>
    <w:rsid w:val="000D38BD"/>
    <w:rsid w:val="000E6368"/>
    <w:rsid w:val="000E78EE"/>
    <w:rsid w:val="000F22EC"/>
    <w:rsid w:val="00104910"/>
    <w:rsid w:val="00105D86"/>
    <w:rsid w:val="001061E9"/>
    <w:rsid w:val="00112103"/>
    <w:rsid w:val="001157B4"/>
    <w:rsid w:val="001239D8"/>
    <w:rsid w:val="00135815"/>
    <w:rsid w:val="00137825"/>
    <w:rsid w:val="00137F0D"/>
    <w:rsid w:val="00140607"/>
    <w:rsid w:val="00140877"/>
    <w:rsid w:val="0014167A"/>
    <w:rsid w:val="00146A89"/>
    <w:rsid w:val="00154319"/>
    <w:rsid w:val="00160D39"/>
    <w:rsid w:val="00162F88"/>
    <w:rsid w:val="00170B0B"/>
    <w:rsid w:val="001718FC"/>
    <w:rsid w:val="001741F6"/>
    <w:rsid w:val="00174CA6"/>
    <w:rsid w:val="00183BC2"/>
    <w:rsid w:val="00193906"/>
    <w:rsid w:val="001A2CD0"/>
    <w:rsid w:val="001A6156"/>
    <w:rsid w:val="001B707A"/>
    <w:rsid w:val="001C2889"/>
    <w:rsid w:val="001C5113"/>
    <w:rsid w:val="001C7104"/>
    <w:rsid w:val="001D0F62"/>
    <w:rsid w:val="001E4DB6"/>
    <w:rsid w:val="001E5951"/>
    <w:rsid w:val="001E777F"/>
    <w:rsid w:val="001F07C7"/>
    <w:rsid w:val="001F0C4E"/>
    <w:rsid w:val="002000F8"/>
    <w:rsid w:val="00201F99"/>
    <w:rsid w:val="00205B1B"/>
    <w:rsid w:val="00207881"/>
    <w:rsid w:val="00211494"/>
    <w:rsid w:val="0021481D"/>
    <w:rsid w:val="00214B18"/>
    <w:rsid w:val="00214DF5"/>
    <w:rsid w:val="00214FA6"/>
    <w:rsid w:val="00216994"/>
    <w:rsid w:val="00220508"/>
    <w:rsid w:val="0022211B"/>
    <w:rsid w:val="00222F92"/>
    <w:rsid w:val="00225BF8"/>
    <w:rsid w:val="0022654E"/>
    <w:rsid w:val="0023427D"/>
    <w:rsid w:val="0023508F"/>
    <w:rsid w:val="002356B1"/>
    <w:rsid w:val="002365B3"/>
    <w:rsid w:val="00243883"/>
    <w:rsid w:val="0024707C"/>
    <w:rsid w:val="00250EEA"/>
    <w:rsid w:val="0025646F"/>
    <w:rsid w:val="002605C0"/>
    <w:rsid w:val="00265D78"/>
    <w:rsid w:val="00265E9B"/>
    <w:rsid w:val="00287DDD"/>
    <w:rsid w:val="00293C62"/>
    <w:rsid w:val="00294308"/>
    <w:rsid w:val="00297917"/>
    <w:rsid w:val="002A1713"/>
    <w:rsid w:val="002A5A94"/>
    <w:rsid w:val="002A5E6D"/>
    <w:rsid w:val="002A5FC9"/>
    <w:rsid w:val="002B286F"/>
    <w:rsid w:val="002C4F67"/>
    <w:rsid w:val="002C5AE2"/>
    <w:rsid w:val="002D6857"/>
    <w:rsid w:val="002D7EF1"/>
    <w:rsid w:val="002E379D"/>
    <w:rsid w:val="002E576E"/>
    <w:rsid w:val="002F3F4F"/>
    <w:rsid w:val="00301665"/>
    <w:rsid w:val="00312AC4"/>
    <w:rsid w:val="00313243"/>
    <w:rsid w:val="00315757"/>
    <w:rsid w:val="0032382F"/>
    <w:rsid w:val="00324DB1"/>
    <w:rsid w:val="003263C2"/>
    <w:rsid w:val="00341B49"/>
    <w:rsid w:val="003533B1"/>
    <w:rsid w:val="0035571C"/>
    <w:rsid w:val="00366390"/>
    <w:rsid w:val="00367B00"/>
    <w:rsid w:val="003733A4"/>
    <w:rsid w:val="00373798"/>
    <w:rsid w:val="00377776"/>
    <w:rsid w:val="00390666"/>
    <w:rsid w:val="003911D5"/>
    <w:rsid w:val="00393FFE"/>
    <w:rsid w:val="0039447C"/>
    <w:rsid w:val="00395FB9"/>
    <w:rsid w:val="003A48D3"/>
    <w:rsid w:val="003C3515"/>
    <w:rsid w:val="003C372A"/>
    <w:rsid w:val="003C7E80"/>
    <w:rsid w:val="003D1FDF"/>
    <w:rsid w:val="003D2E4C"/>
    <w:rsid w:val="003D6685"/>
    <w:rsid w:val="003E1C8D"/>
    <w:rsid w:val="003E3600"/>
    <w:rsid w:val="003F139A"/>
    <w:rsid w:val="003F5696"/>
    <w:rsid w:val="003F625E"/>
    <w:rsid w:val="00401932"/>
    <w:rsid w:val="004020AD"/>
    <w:rsid w:val="00417BEB"/>
    <w:rsid w:val="00423746"/>
    <w:rsid w:val="00423966"/>
    <w:rsid w:val="0042634F"/>
    <w:rsid w:val="004267F6"/>
    <w:rsid w:val="00436EFE"/>
    <w:rsid w:val="0044081A"/>
    <w:rsid w:val="0044308B"/>
    <w:rsid w:val="00457C4B"/>
    <w:rsid w:val="00460CE7"/>
    <w:rsid w:val="00471379"/>
    <w:rsid w:val="00471737"/>
    <w:rsid w:val="0048444A"/>
    <w:rsid w:val="00484A73"/>
    <w:rsid w:val="004866C9"/>
    <w:rsid w:val="00491E15"/>
    <w:rsid w:val="00491F42"/>
    <w:rsid w:val="004967FF"/>
    <w:rsid w:val="004A2CD2"/>
    <w:rsid w:val="004A79B0"/>
    <w:rsid w:val="004B2AB3"/>
    <w:rsid w:val="004B552C"/>
    <w:rsid w:val="004B596D"/>
    <w:rsid w:val="004C3F0F"/>
    <w:rsid w:val="004C467D"/>
    <w:rsid w:val="004C59FC"/>
    <w:rsid w:val="004C757B"/>
    <w:rsid w:val="004D1EFD"/>
    <w:rsid w:val="004E0A2E"/>
    <w:rsid w:val="004F3592"/>
    <w:rsid w:val="004F5679"/>
    <w:rsid w:val="00500B0D"/>
    <w:rsid w:val="0051129E"/>
    <w:rsid w:val="00513415"/>
    <w:rsid w:val="0051639F"/>
    <w:rsid w:val="005175BF"/>
    <w:rsid w:val="005211F6"/>
    <w:rsid w:val="00527DE1"/>
    <w:rsid w:val="005360CD"/>
    <w:rsid w:val="0054685B"/>
    <w:rsid w:val="00551AFB"/>
    <w:rsid w:val="005566AF"/>
    <w:rsid w:val="00561FB2"/>
    <w:rsid w:val="00564FD6"/>
    <w:rsid w:val="005670D7"/>
    <w:rsid w:val="00575BAF"/>
    <w:rsid w:val="00595F15"/>
    <w:rsid w:val="005A16EA"/>
    <w:rsid w:val="005A1705"/>
    <w:rsid w:val="005A3482"/>
    <w:rsid w:val="005A412A"/>
    <w:rsid w:val="005A50A2"/>
    <w:rsid w:val="005A6638"/>
    <w:rsid w:val="005B1775"/>
    <w:rsid w:val="005B3C84"/>
    <w:rsid w:val="005B5F3E"/>
    <w:rsid w:val="005B6AFD"/>
    <w:rsid w:val="005B7489"/>
    <w:rsid w:val="005B7997"/>
    <w:rsid w:val="005C34C0"/>
    <w:rsid w:val="005C76C6"/>
    <w:rsid w:val="005D1596"/>
    <w:rsid w:val="005D17CC"/>
    <w:rsid w:val="005E1946"/>
    <w:rsid w:val="005F0377"/>
    <w:rsid w:val="005F2D30"/>
    <w:rsid w:val="00602394"/>
    <w:rsid w:val="00602A21"/>
    <w:rsid w:val="006036AF"/>
    <w:rsid w:val="00603916"/>
    <w:rsid w:val="00603DD5"/>
    <w:rsid w:val="00607BD0"/>
    <w:rsid w:val="0061684B"/>
    <w:rsid w:val="0062266F"/>
    <w:rsid w:val="00627BB1"/>
    <w:rsid w:val="00627E66"/>
    <w:rsid w:val="006316C6"/>
    <w:rsid w:val="00634093"/>
    <w:rsid w:val="006369F0"/>
    <w:rsid w:val="006375EC"/>
    <w:rsid w:val="00643339"/>
    <w:rsid w:val="00643686"/>
    <w:rsid w:val="00645154"/>
    <w:rsid w:val="00652CF3"/>
    <w:rsid w:val="0065333D"/>
    <w:rsid w:val="006545BC"/>
    <w:rsid w:val="00656C1C"/>
    <w:rsid w:val="00656EB6"/>
    <w:rsid w:val="00667766"/>
    <w:rsid w:val="00671575"/>
    <w:rsid w:val="00682812"/>
    <w:rsid w:val="006869C7"/>
    <w:rsid w:val="00690C85"/>
    <w:rsid w:val="00690F03"/>
    <w:rsid w:val="00693A0D"/>
    <w:rsid w:val="00693A59"/>
    <w:rsid w:val="00693FB8"/>
    <w:rsid w:val="00695470"/>
    <w:rsid w:val="006A2668"/>
    <w:rsid w:val="006B1DDD"/>
    <w:rsid w:val="006B1E07"/>
    <w:rsid w:val="006C5FB0"/>
    <w:rsid w:val="006C7432"/>
    <w:rsid w:val="006D19AC"/>
    <w:rsid w:val="006D2752"/>
    <w:rsid w:val="006D3183"/>
    <w:rsid w:val="006D3341"/>
    <w:rsid w:val="006D63E9"/>
    <w:rsid w:val="006E13B8"/>
    <w:rsid w:val="006F1BC3"/>
    <w:rsid w:val="006F2E25"/>
    <w:rsid w:val="0070024A"/>
    <w:rsid w:val="00701759"/>
    <w:rsid w:val="00701CF1"/>
    <w:rsid w:val="007021F9"/>
    <w:rsid w:val="00703715"/>
    <w:rsid w:val="007043AB"/>
    <w:rsid w:val="00706DE7"/>
    <w:rsid w:val="0070762E"/>
    <w:rsid w:val="00712B0B"/>
    <w:rsid w:val="007155AB"/>
    <w:rsid w:val="00735D41"/>
    <w:rsid w:val="007402AB"/>
    <w:rsid w:val="0075362E"/>
    <w:rsid w:val="00753BC4"/>
    <w:rsid w:val="00755455"/>
    <w:rsid w:val="00757CB3"/>
    <w:rsid w:val="007629BC"/>
    <w:rsid w:val="0076511A"/>
    <w:rsid w:val="007714EC"/>
    <w:rsid w:val="00775C88"/>
    <w:rsid w:val="00775F67"/>
    <w:rsid w:val="0079424A"/>
    <w:rsid w:val="007B0D6D"/>
    <w:rsid w:val="007B2BCA"/>
    <w:rsid w:val="007B3939"/>
    <w:rsid w:val="007B51BE"/>
    <w:rsid w:val="007B57DE"/>
    <w:rsid w:val="007B7325"/>
    <w:rsid w:val="007C1508"/>
    <w:rsid w:val="007C1B01"/>
    <w:rsid w:val="007C2663"/>
    <w:rsid w:val="007D0DE9"/>
    <w:rsid w:val="007D1E32"/>
    <w:rsid w:val="007D2998"/>
    <w:rsid w:val="007E0201"/>
    <w:rsid w:val="007E18F1"/>
    <w:rsid w:val="007E75C6"/>
    <w:rsid w:val="00802A32"/>
    <w:rsid w:val="008034F7"/>
    <w:rsid w:val="00816BA0"/>
    <w:rsid w:val="00822F19"/>
    <w:rsid w:val="008235B7"/>
    <w:rsid w:val="00832038"/>
    <w:rsid w:val="00843A27"/>
    <w:rsid w:val="00844707"/>
    <w:rsid w:val="00863EE0"/>
    <w:rsid w:val="00865374"/>
    <w:rsid w:val="00866DFB"/>
    <w:rsid w:val="0088361D"/>
    <w:rsid w:val="00887E10"/>
    <w:rsid w:val="008A18D2"/>
    <w:rsid w:val="008A208F"/>
    <w:rsid w:val="008A49AD"/>
    <w:rsid w:val="008B22BD"/>
    <w:rsid w:val="008B2808"/>
    <w:rsid w:val="008B3B8A"/>
    <w:rsid w:val="008B5730"/>
    <w:rsid w:val="008C08DA"/>
    <w:rsid w:val="008C6ACE"/>
    <w:rsid w:val="008D1DD4"/>
    <w:rsid w:val="008F2551"/>
    <w:rsid w:val="008F280D"/>
    <w:rsid w:val="008F49D8"/>
    <w:rsid w:val="0090071B"/>
    <w:rsid w:val="00906A9A"/>
    <w:rsid w:val="00906D64"/>
    <w:rsid w:val="00914BAA"/>
    <w:rsid w:val="00915209"/>
    <w:rsid w:val="009168A7"/>
    <w:rsid w:val="00925A34"/>
    <w:rsid w:val="00932B41"/>
    <w:rsid w:val="009407E6"/>
    <w:rsid w:val="00940847"/>
    <w:rsid w:val="009448A7"/>
    <w:rsid w:val="00944D46"/>
    <w:rsid w:val="00945A6D"/>
    <w:rsid w:val="00950232"/>
    <w:rsid w:val="00950618"/>
    <w:rsid w:val="00952F41"/>
    <w:rsid w:val="00960AAD"/>
    <w:rsid w:val="009717BA"/>
    <w:rsid w:val="00977358"/>
    <w:rsid w:val="00977B79"/>
    <w:rsid w:val="00991453"/>
    <w:rsid w:val="0099402E"/>
    <w:rsid w:val="009949BE"/>
    <w:rsid w:val="00994E5D"/>
    <w:rsid w:val="00994FD1"/>
    <w:rsid w:val="009963BF"/>
    <w:rsid w:val="00996BA0"/>
    <w:rsid w:val="009A2877"/>
    <w:rsid w:val="009B0068"/>
    <w:rsid w:val="009B1792"/>
    <w:rsid w:val="009B3AB6"/>
    <w:rsid w:val="009B6521"/>
    <w:rsid w:val="009C0537"/>
    <w:rsid w:val="009C0556"/>
    <w:rsid w:val="009C7509"/>
    <w:rsid w:val="009D0DAA"/>
    <w:rsid w:val="009E44F5"/>
    <w:rsid w:val="009E7EAC"/>
    <w:rsid w:val="009F0787"/>
    <w:rsid w:val="009F29C4"/>
    <w:rsid w:val="009F52B7"/>
    <w:rsid w:val="00A0231E"/>
    <w:rsid w:val="00A07CB6"/>
    <w:rsid w:val="00A11FC2"/>
    <w:rsid w:val="00A12C10"/>
    <w:rsid w:val="00A20DB9"/>
    <w:rsid w:val="00A21179"/>
    <w:rsid w:val="00A21DA0"/>
    <w:rsid w:val="00A26019"/>
    <w:rsid w:val="00A3215D"/>
    <w:rsid w:val="00A4041D"/>
    <w:rsid w:val="00A462CB"/>
    <w:rsid w:val="00A51B59"/>
    <w:rsid w:val="00A61F5C"/>
    <w:rsid w:val="00A70AE2"/>
    <w:rsid w:val="00A7390B"/>
    <w:rsid w:val="00A73BBE"/>
    <w:rsid w:val="00A77D6D"/>
    <w:rsid w:val="00A80950"/>
    <w:rsid w:val="00A83DDF"/>
    <w:rsid w:val="00A8497F"/>
    <w:rsid w:val="00A866A9"/>
    <w:rsid w:val="00A929A7"/>
    <w:rsid w:val="00A93465"/>
    <w:rsid w:val="00A947CD"/>
    <w:rsid w:val="00A94822"/>
    <w:rsid w:val="00A97A9A"/>
    <w:rsid w:val="00AA1E7F"/>
    <w:rsid w:val="00AA1F02"/>
    <w:rsid w:val="00AA596B"/>
    <w:rsid w:val="00AC0140"/>
    <w:rsid w:val="00AC4B34"/>
    <w:rsid w:val="00AE3266"/>
    <w:rsid w:val="00AE3E8E"/>
    <w:rsid w:val="00AF500E"/>
    <w:rsid w:val="00AF698F"/>
    <w:rsid w:val="00B034DF"/>
    <w:rsid w:val="00B05511"/>
    <w:rsid w:val="00B11CE6"/>
    <w:rsid w:val="00B16834"/>
    <w:rsid w:val="00B2120C"/>
    <w:rsid w:val="00B34FE9"/>
    <w:rsid w:val="00B3759C"/>
    <w:rsid w:val="00B47E6C"/>
    <w:rsid w:val="00B5097C"/>
    <w:rsid w:val="00B537AD"/>
    <w:rsid w:val="00B53F86"/>
    <w:rsid w:val="00B5430A"/>
    <w:rsid w:val="00B62317"/>
    <w:rsid w:val="00B669FD"/>
    <w:rsid w:val="00B67E9D"/>
    <w:rsid w:val="00B67E9F"/>
    <w:rsid w:val="00B701E5"/>
    <w:rsid w:val="00B704DA"/>
    <w:rsid w:val="00B726A2"/>
    <w:rsid w:val="00B77CF0"/>
    <w:rsid w:val="00B810C9"/>
    <w:rsid w:val="00B8340E"/>
    <w:rsid w:val="00B857FD"/>
    <w:rsid w:val="00B973B0"/>
    <w:rsid w:val="00BA6F2D"/>
    <w:rsid w:val="00BB3D27"/>
    <w:rsid w:val="00BB609E"/>
    <w:rsid w:val="00BC1990"/>
    <w:rsid w:val="00BC30A3"/>
    <w:rsid w:val="00BC3D08"/>
    <w:rsid w:val="00BE09AF"/>
    <w:rsid w:val="00BE5FC4"/>
    <w:rsid w:val="00BF1670"/>
    <w:rsid w:val="00BF442F"/>
    <w:rsid w:val="00BF760E"/>
    <w:rsid w:val="00C02FF2"/>
    <w:rsid w:val="00C07171"/>
    <w:rsid w:val="00C07653"/>
    <w:rsid w:val="00C10A72"/>
    <w:rsid w:val="00C20288"/>
    <w:rsid w:val="00C20970"/>
    <w:rsid w:val="00C2378F"/>
    <w:rsid w:val="00C23D7F"/>
    <w:rsid w:val="00C251CE"/>
    <w:rsid w:val="00C27F76"/>
    <w:rsid w:val="00C323CF"/>
    <w:rsid w:val="00C33FDC"/>
    <w:rsid w:val="00C370E0"/>
    <w:rsid w:val="00C37E11"/>
    <w:rsid w:val="00C41378"/>
    <w:rsid w:val="00C4414D"/>
    <w:rsid w:val="00C443D1"/>
    <w:rsid w:val="00C45DC0"/>
    <w:rsid w:val="00C45F90"/>
    <w:rsid w:val="00C47E94"/>
    <w:rsid w:val="00C5086E"/>
    <w:rsid w:val="00C50C46"/>
    <w:rsid w:val="00C51269"/>
    <w:rsid w:val="00C51EAB"/>
    <w:rsid w:val="00C5711C"/>
    <w:rsid w:val="00C57861"/>
    <w:rsid w:val="00C636D1"/>
    <w:rsid w:val="00C65318"/>
    <w:rsid w:val="00C7057E"/>
    <w:rsid w:val="00C72F76"/>
    <w:rsid w:val="00C75FA3"/>
    <w:rsid w:val="00C770B4"/>
    <w:rsid w:val="00C81B1C"/>
    <w:rsid w:val="00C82D5C"/>
    <w:rsid w:val="00C85726"/>
    <w:rsid w:val="00C858B0"/>
    <w:rsid w:val="00C907FC"/>
    <w:rsid w:val="00C90C87"/>
    <w:rsid w:val="00CA12FF"/>
    <w:rsid w:val="00CA5DBB"/>
    <w:rsid w:val="00CA61AA"/>
    <w:rsid w:val="00CC0207"/>
    <w:rsid w:val="00CC1710"/>
    <w:rsid w:val="00CC2D11"/>
    <w:rsid w:val="00CC36D6"/>
    <w:rsid w:val="00CC4AAA"/>
    <w:rsid w:val="00CC6AFD"/>
    <w:rsid w:val="00CD753F"/>
    <w:rsid w:val="00CE1EB3"/>
    <w:rsid w:val="00CE239D"/>
    <w:rsid w:val="00CF1014"/>
    <w:rsid w:val="00CF31B6"/>
    <w:rsid w:val="00CF3207"/>
    <w:rsid w:val="00D05C13"/>
    <w:rsid w:val="00D0768D"/>
    <w:rsid w:val="00D106D5"/>
    <w:rsid w:val="00D1084D"/>
    <w:rsid w:val="00D1424A"/>
    <w:rsid w:val="00D207C1"/>
    <w:rsid w:val="00D245E8"/>
    <w:rsid w:val="00D30FE1"/>
    <w:rsid w:val="00D3211C"/>
    <w:rsid w:val="00D32389"/>
    <w:rsid w:val="00D32A3A"/>
    <w:rsid w:val="00D32DF5"/>
    <w:rsid w:val="00D36490"/>
    <w:rsid w:val="00D40DF5"/>
    <w:rsid w:val="00D516BE"/>
    <w:rsid w:val="00D56164"/>
    <w:rsid w:val="00D570B8"/>
    <w:rsid w:val="00D5765C"/>
    <w:rsid w:val="00D633A3"/>
    <w:rsid w:val="00D669E1"/>
    <w:rsid w:val="00D71D80"/>
    <w:rsid w:val="00D73AC6"/>
    <w:rsid w:val="00D74C0B"/>
    <w:rsid w:val="00D80231"/>
    <w:rsid w:val="00D8330C"/>
    <w:rsid w:val="00D90A67"/>
    <w:rsid w:val="00DB145D"/>
    <w:rsid w:val="00DB45CB"/>
    <w:rsid w:val="00DB72D4"/>
    <w:rsid w:val="00DD1FAE"/>
    <w:rsid w:val="00DD7707"/>
    <w:rsid w:val="00DE284E"/>
    <w:rsid w:val="00DE4EED"/>
    <w:rsid w:val="00DF128D"/>
    <w:rsid w:val="00DF1F39"/>
    <w:rsid w:val="00DF2024"/>
    <w:rsid w:val="00DF3BFA"/>
    <w:rsid w:val="00DF5624"/>
    <w:rsid w:val="00E157EC"/>
    <w:rsid w:val="00E177C8"/>
    <w:rsid w:val="00E2118B"/>
    <w:rsid w:val="00E217A5"/>
    <w:rsid w:val="00E22C1C"/>
    <w:rsid w:val="00E23D4C"/>
    <w:rsid w:val="00E24F7F"/>
    <w:rsid w:val="00E35132"/>
    <w:rsid w:val="00E37EF8"/>
    <w:rsid w:val="00E4498F"/>
    <w:rsid w:val="00E46A55"/>
    <w:rsid w:val="00E60CCB"/>
    <w:rsid w:val="00E63760"/>
    <w:rsid w:val="00E64DA2"/>
    <w:rsid w:val="00E65977"/>
    <w:rsid w:val="00E838EB"/>
    <w:rsid w:val="00E84D48"/>
    <w:rsid w:val="00E85E90"/>
    <w:rsid w:val="00E94B53"/>
    <w:rsid w:val="00E963DA"/>
    <w:rsid w:val="00EA029F"/>
    <w:rsid w:val="00EA137D"/>
    <w:rsid w:val="00EA3400"/>
    <w:rsid w:val="00EA407B"/>
    <w:rsid w:val="00EA4B4F"/>
    <w:rsid w:val="00EC1344"/>
    <w:rsid w:val="00EC2172"/>
    <w:rsid w:val="00EC3747"/>
    <w:rsid w:val="00EC55F5"/>
    <w:rsid w:val="00EC70E8"/>
    <w:rsid w:val="00ED7E19"/>
    <w:rsid w:val="00EE41AE"/>
    <w:rsid w:val="00EE4297"/>
    <w:rsid w:val="00EE596A"/>
    <w:rsid w:val="00EE7804"/>
    <w:rsid w:val="00EF3AFA"/>
    <w:rsid w:val="00EF3C7E"/>
    <w:rsid w:val="00F01A7C"/>
    <w:rsid w:val="00F03FC8"/>
    <w:rsid w:val="00F06C53"/>
    <w:rsid w:val="00F1144C"/>
    <w:rsid w:val="00F11B4D"/>
    <w:rsid w:val="00F136EF"/>
    <w:rsid w:val="00F13AC0"/>
    <w:rsid w:val="00F20F96"/>
    <w:rsid w:val="00F22B1B"/>
    <w:rsid w:val="00F235B4"/>
    <w:rsid w:val="00F311A9"/>
    <w:rsid w:val="00F3225E"/>
    <w:rsid w:val="00F3390B"/>
    <w:rsid w:val="00F34640"/>
    <w:rsid w:val="00F37327"/>
    <w:rsid w:val="00F41993"/>
    <w:rsid w:val="00F5406A"/>
    <w:rsid w:val="00F56609"/>
    <w:rsid w:val="00F62E2F"/>
    <w:rsid w:val="00F73DD4"/>
    <w:rsid w:val="00F81630"/>
    <w:rsid w:val="00F956EE"/>
    <w:rsid w:val="00FA01C9"/>
    <w:rsid w:val="00FC37C1"/>
    <w:rsid w:val="00FC4D9D"/>
    <w:rsid w:val="00FD1172"/>
    <w:rsid w:val="00FD2020"/>
    <w:rsid w:val="00FD2231"/>
    <w:rsid w:val="00FE0A0D"/>
    <w:rsid w:val="00FF05EC"/>
    <w:rsid w:val="00FF1D2A"/>
    <w:rsid w:val="00FF28A0"/>
    <w:rsid w:val="00FF6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9DF63"/>
  <w15:chartTrackingRefBased/>
  <w15:docId w15:val="{73DA4846-DD1C-F443-AFA7-4D6E3F579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 (Body CS)"/>
        <w:color w:val="000000" w:themeColor="text1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98F"/>
    <w:rPr>
      <w:rFonts w:eastAsia="Times New Roman" w:cs="Times New Roman"/>
      <w:color w:val="auto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1E32"/>
    <w:pPr>
      <w:jc w:val="both"/>
      <w:outlineLvl w:val="0"/>
    </w:pPr>
    <w:rPr>
      <w:rFonts w:eastAsia="SimSun" w:cs="Times New Roman (Body CS)"/>
      <w:b/>
      <w:bCs/>
      <w:color w:val="000000" w:themeColor="text1"/>
      <w:kern w:val="2"/>
      <w:sz w:val="30"/>
      <w:szCs w:val="3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1E32"/>
    <w:pPr>
      <w:jc w:val="both"/>
      <w:outlineLvl w:val="1"/>
    </w:pPr>
    <w:rPr>
      <w:rFonts w:eastAsia="SimSun" w:cs="Times New Roman (Body CS)"/>
      <w:b/>
      <w:bCs/>
      <w:color w:val="000000" w:themeColor="text1"/>
      <w:kern w:val="2"/>
      <w:sz w:val="28"/>
      <w:szCs w:val="28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1E32"/>
    <w:pPr>
      <w:jc w:val="both"/>
      <w:outlineLvl w:val="2"/>
    </w:pPr>
    <w:rPr>
      <w:rFonts w:eastAsia="SimSun" w:cs="Times New Roman (Body CS)"/>
      <w:b/>
      <w:bCs/>
      <w:color w:val="000000" w:themeColor="text1"/>
      <w:kern w:val="2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1E32"/>
    <w:pPr>
      <w:jc w:val="both"/>
      <w:outlineLvl w:val="3"/>
    </w:pPr>
    <w:rPr>
      <w:rFonts w:eastAsia="SimSun" w:cs="Times New Roman (Body CS)"/>
      <w:color w:val="000000" w:themeColor="text1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1E32"/>
    <w:rPr>
      <w:rFonts w:ascii="Times New Roman" w:eastAsia="SimSun" w:hAnsi="Times New Roman" w:cs="Times New Roman"/>
      <w:b/>
      <w:bCs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7D1E32"/>
    <w:rPr>
      <w:rFonts w:ascii="Times New Roman" w:eastAsia="SimSun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D1E32"/>
    <w:rPr>
      <w:rFonts w:ascii="Times New Roman" w:eastAsia="SimSun" w:hAnsi="Times New Roman" w:cs="Times New Roman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7D1E32"/>
    <w:rPr>
      <w:rFonts w:ascii="Times New Roman" w:eastAsia="SimSun" w:hAnsi="Times New Roman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7D1E32"/>
    <w:pPr>
      <w:jc w:val="center"/>
    </w:pPr>
    <w:rPr>
      <w:rFonts w:eastAsia="SimSun" w:cs="Times New Roman (Body CS)"/>
      <w:b/>
      <w:bCs/>
      <w:color w:val="000000" w:themeColor="text1"/>
      <w:kern w:val="2"/>
      <w:sz w:val="32"/>
      <w:szCs w:val="32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D1E32"/>
    <w:rPr>
      <w:rFonts w:ascii="Times New Roman" w:eastAsia="SimSun" w:hAnsi="Times New Roman" w:cs="Times New Roman"/>
      <w:b/>
      <w:bCs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3733A4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B51B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7B51BE"/>
  </w:style>
  <w:style w:type="paragraph" w:styleId="ListParagraph">
    <w:name w:val="List Paragraph"/>
    <w:basedOn w:val="Normal"/>
    <w:uiPriority w:val="34"/>
    <w:qFormat/>
    <w:rsid w:val="00950232"/>
    <w:pPr>
      <w:ind w:firstLineChars="200" w:firstLine="420"/>
      <w:jc w:val="both"/>
    </w:pPr>
    <w:rPr>
      <w:rFonts w:eastAsia="SimSun" w:cs="Times New Roman (Body CS)"/>
      <w:color w:val="000000" w:themeColor="text1"/>
      <w:kern w:val="2"/>
      <w14:ligatures w14:val="standardContextual"/>
    </w:rPr>
  </w:style>
  <w:style w:type="character" w:styleId="Emphasis">
    <w:name w:val="Emphasis"/>
    <w:basedOn w:val="DefaultParagraphFont"/>
    <w:uiPriority w:val="20"/>
    <w:qFormat/>
    <w:rsid w:val="00B857FD"/>
    <w:rPr>
      <w:i/>
      <w:iCs/>
    </w:rPr>
  </w:style>
  <w:style w:type="table" w:styleId="TableGrid">
    <w:name w:val="Table Grid"/>
    <w:basedOn w:val="TableNormal"/>
    <w:uiPriority w:val="39"/>
    <w:rsid w:val="00EA40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F29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29C4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DF128D"/>
    <w:rPr>
      <w:rFonts w:eastAsia="Times New Roman" w:cs="Times New Roman"/>
      <w:color w:val="auto"/>
      <w:kern w:val="0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5175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75B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75BF"/>
    <w:rPr>
      <w:rFonts w:eastAsia="Times New Roman" w:cs="Times New Roman"/>
      <w:color w:val="auto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75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75BF"/>
    <w:rPr>
      <w:rFonts w:eastAsia="Times New Roman" w:cs="Times New Roman"/>
      <w:b/>
      <w:bCs/>
      <w:color w:val="auto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9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32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2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7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9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4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0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40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07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20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7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8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0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8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4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3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4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55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9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15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88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9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0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7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10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9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9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9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2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64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3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34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6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9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5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2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68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8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44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0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5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3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66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41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6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1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7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1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72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7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66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5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2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92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0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63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9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99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59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8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12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4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1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84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4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01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12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8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92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8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46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9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08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0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86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92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8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5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7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80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24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9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3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89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6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68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2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92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1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8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9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1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5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9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2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34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1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97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9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0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2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0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49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11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4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48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7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5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79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1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15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5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96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41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0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45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6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34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5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9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worldvaluessurvey.org/WVSDocumentationWVL.jsp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datacatalog.worldbank.org/dataset/world-development-indicators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5.png"/><Relationship Id="rId34" Type="http://schemas.openxmlformats.org/officeDocument/2006/relationships/hyperlink" Target="http://www.worldvaluessurvey.org/WVSDocumentationWVL.jsp" TargetMode="External"/><Relationship Id="rId42" Type="http://schemas.openxmlformats.org/officeDocument/2006/relationships/image" Target="media/image12.png"/><Relationship Id="rId47" Type="http://schemas.openxmlformats.org/officeDocument/2006/relationships/theme" Target="theme/theme1.xml"/><Relationship Id="rId7" Type="http://schemas.microsoft.com/office/2016/09/relationships/commentsIds" Target="commentsIds.xml"/><Relationship Id="rId2" Type="http://schemas.openxmlformats.org/officeDocument/2006/relationships/styles" Target="styles.xml"/><Relationship Id="rId16" Type="http://schemas.openxmlformats.org/officeDocument/2006/relationships/hyperlink" Target="http://www.worldvaluessurvey.org/WVSDocumentationWVL.jsp" TargetMode="External"/><Relationship Id="rId29" Type="http://schemas.openxmlformats.org/officeDocument/2006/relationships/hyperlink" Target="https://datacatalog.worldbank.org/dataset/world-development-indicators" TargetMode="Externa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hyperlink" Target="https://datacatalog.worldbank.org/dataset/world-development-indicators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datacatalog.worldbank.org/dataset/world-development-indicators" TargetMode="External"/><Relationship Id="rId37" Type="http://schemas.openxmlformats.org/officeDocument/2006/relationships/hyperlink" Target="http://www.worldvaluessurvey.org/WVSDocumentationWVL.jsp" TargetMode="External"/><Relationship Id="rId40" Type="http://schemas.openxmlformats.org/officeDocument/2006/relationships/hyperlink" Target="http://www.worldvaluessurvey.org/WVSDocumentationWVL.jsp" TargetMode="External"/><Relationship Id="rId45" Type="http://schemas.openxmlformats.org/officeDocument/2006/relationships/fontTable" Target="fontTable.xml"/><Relationship Id="rId5" Type="http://schemas.openxmlformats.org/officeDocument/2006/relationships/comments" Target="comments.xml"/><Relationship Id="rId15" Type="http://schemas.openxmlformats.org/officeDocument/2006/relationships/image" Target="media/image3.png"/><Relationship Id="rId23" Type="http://schemas.openxmlformats.org/officeDocument/2006/relationships/hyperlink" Target="https://datacatalog.worldbank.org/dataset/world-development-indicators" TargetMode="External"/><Relationship Id="rId28" Type="http://schemas.openxmlformats.org/officeDocument/2006/relationships/hyperlink" Target="http://www.worldvaluessurvey.org/WVSDocumentationWVL.jsp" TargetMode="External"/><Relationship Id="rId36" Type="http://schemas.openxmlformats.org/officeDocument/2006/relationships/image" Target="media/image10.png"/><Relationship Id="rId10" Type="http://schemas.openxmlformats.org/officeDocument/2006/relationships/hyperlink" Target="http://www.worldvaluessurvey.org/WVSDocumentationWVL.jsp" TargetMode="External"/><Relationship Id="rId19" Type="http://schemas.openxmlformats.org/officeDocument/2006/relationships/hyperlink" Target="http://www.worldvaluessurvey.org/WVSDocumentationWVL.jsp" TargetMode="External"/><Relationship Id="rId31" Type="http://schemas.openxmlformats.org/officeDocument/2006/relationships/hyperlink" Target="http://www.worldvaluessurvey.org/WVSDocumentationWVL.jsp" TargetMode="External"/><Relationship Id="rId44" Type="http://schemas.openxmlformats.org/officeDocument/2006/relationships/hyperlink" Target="https://datacatalog.worldbank.org/dataset/world-development-indicator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datacatalog.worldbank.org/dataset/world-development-indicators" TargetMode="External"/><Relationship Id="rId22" Type="http://schemas.openxmlformats.org/officeDocument/2006/relationships/hyperlink" Target="http://www.worldvaluessurvey.org/WVSDocumentationWVL.jsp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8.png"/><Relationship Id="rId35" Type="http://schemas.openxmlformats.org/officeDocument/2006/relationships/hyperlink" Target="https://datacatalog.worldbank.org/dataset/world-development-indicators" TargetMode="External"/><Relationship Id="rId43" Type="http://schemas.openxmlformats.org/officeDocument/2006/relationships/hyperlink" Target="http://www.worldvaluessurvey.org/WVSDocumentationWVL.jsp" TargetMode="External"/><Relationship Id="rId8" Type="http://schemas.microsoft.com/office/2018/08/relationships/commentsExtensible" Target="commentsExtensible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datacatalog.worldbank.org/dataset/world-development-indicators" TargetMode="External"/><Relationship Id="rId25" Type="http://schemas.openxmlformats.org/officeDocument/2006/relationships/hyperlink" Target="http://www.worldvaluessurvey.org/WVSDocumentationWVL.jsp" TargetMode="External"/><Relationship Id="rId33" Type="http://schemas.openxmlformats.org/officeDocument/2006/relationships/image" Target="media/image9.png"/><Relationship Id="rId38" Type="http://schemas.openxmlformats.org/officeDocument/2006/relationships/hyperlink" Target="https://datacatalog.worldbank.org/dataset/world-development-indicators" TargetMode="External"/><Relationship Id="rId46" Type="http://schemas.microsoft.com/office/2011/relationships/people" Target="people.xml"/><Relationship Id="rId20" Type="http://schemas.openxmlformats.org/officeDocument/2006/relationships/hyperlink" Target="https://datacatalog.worldbank.org/dataset/world-development-indicators" TargetMode="External"/><Relationship Id="rId41" Type="http://schemas.openxmlformats.org/officeDocument/2006/relationships/hyperlink" Target="https://datacatalog.worldbank.org/dataset/world-development-indicato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17</Pages>
  <Words>3668</Words>
  <Characters>20910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FTG0997</dc:creator>
  <cp:keywords/>
  <dc:description/>
  <cp:lastModifiedBy>Katy Norris</cp:lastModifiedBy>
  <cp:revision>39</cp:revision>
  <cp:lastPrinted>2023-03-17T05:14:00Z</cp:lastPrinted>
  <dcterms:created xsi:type="dcterms:W3CDTF">2023-04-06T21:49:00Z</dcterms:created>
  <dcterms:modified xsi:type="dcterms:W3CDTF">2023-04-07T14:53:00Z</dcterms:modified>
</cp:coreProperties>
</file>